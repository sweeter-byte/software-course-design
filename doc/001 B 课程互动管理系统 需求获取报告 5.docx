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AAE99">
      <w:pPr>
        <w:pStyle w:val="17"/>
        <w:rPr>
          <w:rFonts w:ascii="Times New Roman" w:hAnsi="Times New Roman"/>
          <w:lang w:val="zh-CN"/>
        </w:rPr>
      </w:pPr>
      <w:r>
        <w:rPr>
          <w:rFonts w:ascii="Times New Roman" w:hAnsi="Times New Roman"/>
        </w:rP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018906F1">
      <w:pPr>
        <w:spacing w:before="240" w:after="480"/>
        <w:jc w:val="center"/>
        <w:textAlignment w:val="baseline"/>
        <w:rPr>
          <w:spacing w:val="40"/>
          <w:sz w:val="32"/>
          <w:szCs w:val="32"/>
        </w:rPr>
      </w:pPr>
      <w:r>
        <w:rPr>
          <w:rFonts w:hint="eastAsia"/>
          <w:spacing w:val="40"/>
          <w:sz w:val="32"/>
          <w:szCs w:val="32"/>
        </w:rPr>
        <w:t>《软件工程原理与应用》</w:t>
      </w:r>
    </w:p>
    <w:p w14:paraId="00DBF97C">
      <w:pPr>
        <w:spacing w:before="240" w:after="480"/>
        <w:jc w:val="center"/>
        <w:textAlignment w:val="baseline"/>
        <w:rPr>
          <w:spacing w:val="40"/>
          <w:sz w:val="28"/>
          <w:szCs w:val="28"/>
        </w:rPr>
      </w:pPr>
      <w:r>
        <w:rPr>
          <w:rFonts w:hint="eastAsia"/>
          <w:spacing w:val="40"/>
          <w:sz w:val="28"/>
          <w:szCs w:val="28"/>
        </w:rPr>
        <w:t>需求获取报告</w:t>
      </w:r>
    </w:p>
    <w:p w14:paraId="11FECACA">
      <w:pPr>
        <w:spacing w:before="240" w:after="480"/>
        <w:jc w:val="center"/>
        <w:textAlignment w:val="baseline"/>
        <w:rPr>
          <w:spacing w:val="40"/>
          <w:sz w:val="52"/>
          <w:szCs w:val="52"/>
        </w:rPr>
      </w:pPr>
      <w:r>
        <w:rPr>
          <w:rFonts w:hint="eastAsia"/>
          <w:spacing w:val="40"/>
          <w:sz w:val="52"/>
          <w:szCs w:val="52"/>
        </w:rPr>
        <w:t>课程互动管理系统</w:t>
      </w:r>
    </w:p>
    <w:tbl>
      <w:tblPr>
        <w:tblStyle w:val="12"/>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4398"/>
      </w:tblGrid>
      <w:tr w14:paraId="15331924">
        <w:tblPrEx>
          <w:tblCellMar>
            <w:top w:w="0" w:type="dxa"/>
            <w:left w:w="57" w:type="dxa"/>
            <w:bottom w:w="0" w:type="dxa"/>
            <w:right w:w="57" w:type="dxa"/>
          </w:tblCellMar>
        </w:tblPrEx>
        <w:trPr>
          <w:trHeight w:val="737" w:hRule="exact"/>
        </w:trPr>
        <w:tc>
          <w:tcPr>
            <w:tcW w:w="0" w:type="auto"/>
            <w:vAlign w:val="bottom"/>
          </w:tcPr>
          <w:p w14:paraId="76B663F5">
            <w:pPr>
              <w:pStyle w:val="19"/>
              <w:spacing w:line="240" w:lineRule="auto"/>
              <w:jc w:val="left"/>
              <w:rPr>
                <w:rFonts w:ascii="Times New Roman" w:hAnsi="Times New Roman" w:eastAsia="宋体"/>
                <w:sz w:val="30"/>
                <w:szCs w:val="30"/>
              </w:rPr>
            </w:pPr>
            <w:bookmarkStart w:id="0" w:name="_Hlk131542945"/>
            <w:r>
              <w:rPr>
                <w:rFonts w:hint="eastAsia" w:ascii="Times New Roman" w:hAnsi="Times New Roman" w:eastAsia="宋体"/>
                <w:kern w:val="0"/>
                <w:sz w:val="30"/>
                <w:szCs w:val="30"/>
              </w:rPr>
              <w:t xml:space="preserve">小 </w:t>
            </w:r>
            <w:r>
              <w:rPr>
                <w:rFonts w:ascii="Times New Roman" w:hAnsi="Times New Roman" w:eastAsia="宋体"/>
                <w:kern w:val="0"/>
                <w:sz w:val="30"/>
                <w:szCs w:val="30"/>
              </w:rPr>
              <w:t xml:space="preserve">   </w:t>
            </w:r>
            <w:r>
              <w:rPr>
                <w:rFonts w:hint="eastAsia" w:ascii="Times New Roman" w:hAnsi="Times New Roman" w:eastAsia="宋体"/>
                <w:kern w:val="0"/>
                <w:sz w:val="30"/>
                <w:szCs w:val="30"/>
              </w:rPr>
              <w:t>组</w:t>
            </w:r>
          </w:p>
        </w:tc>
        <w:tc>
          <w:tcPr>
            <w:tcW w:w="0" w:type="auto"/>
            <w:tcBorders>
              <w:bottom w:val="single" w:color="auto" w:sz="4" w:space="0"/>
            </w:tcBorders>
            <w:vAlign w:val="bottom"/>
          </w:tcPr>
          <w:p w14:paraId="4E25A4E1">
            <w:pPr>
              <w:pStyle w:val="20"/>
              <w:rPr>
                <w:rFonts w:ascii="Times New Roman" w:hAnsi="Times New Roman" w:eastAsia="宋体"/>
              </w:rPr>
            </w:pPr>
            <w:r>
              <w:rPr>
                <w:rFonts w:hint="eastAsia" w:ascii="Times New Roman" w:hAnsi="Times New Roman" w:eastAsia="宋体"/>
              </w:rPr>
              <w:t>周晨鸣 冉茂印 王晓栋</w:t>
            </w:r>
          </w:p>
        </w:tc>
      </w:tr>
      <w:bookmarkEnd w:id="0"/>
      <w:tr w14:paraId="7B0895D4">
        <w:tblPrEx>
          <w:tblCellMar>
            <w:top w:w="0" w:type="dxa"/>
            <w:left w:w="57" w:type="dxa"/>
            <w:bottom w:w="0" w:type="dxa"/>
            <w:right w:w="57" w:type="dxa"/>
          </w:tblCellMar>
        </w:tblPrEx>
        <w:trPr>
          <w:trHeight w:val="737" w:hRule="exact"/>
        </w:trPr>
        <w:tc>
          <w:tcPr>
            <w:tcW w:w="0" w:type="auto"/>
            <w:vAlign w:val="bottom"/>
          </w:tcPr>
          <w:p w14:paraId="645845E7">
            <w:pPr>
              <w:pStyle w:val="19"/>
              <w:spacing w:line="240" w:lineRule="auto"/>
              <w:jc w:val="center"/>
              <w:rPr>
                <w:rFonts w:ascii="Times New Roman" w:hAnsi="Times New Roman" w:eastAsia="宋体"/>
                <w:spacing w:val="321"/>
                <w:kern w:val="0"/>
                <w:sz w:val="30"/>
                <w:szCs w:val="30"/>
              </w:rPr>
            </w:pPr>
            <w:bookmarkStart w:id="1" w:name="_Hlk131542967"/>
            <w:r>
              <w:rPr>
                <w:rFonts w:hint="eastAsia" w:ascii="Times New Roman" w:hAnsi="Times New Roman" w:eastAsia="宋体"/>
                <w:spacing w:val="300"/>
                <w:kern w:val="0"/>
                <w:sz w:val="30"/>
                <w:szCs w:val="30"/>
                <w:fitText w:val="1200" w:id="1253989"/>
              </w:rPr>
              <w:t>学</w:t>
            </w:r>
            <w:r>
              <w:rPr>
                <w:rFonts w:hint="eastAsia" w:ascii="Times New Roman" w:hAnsi="Times New Roman" w:eastAsia="宋体"/>
                <w:spacing w:val="0"/>
                <w:kern w:val="0"/>
                <w:sz w:val="30"/>
                <w:szCs w:val="30"/>
                <w:fitText w:val="1200" w:id="1253989"/>
              </w:rPr>
              <w:t>院</w:t>
            </w:r>
          </w:p>
        </w:tc>
        <w:tc>
          <w:tcPr>
            <w:tcW w:w="0" w:type="auto"/>
            <w:tcBorders>
              <w:bottom w:val="single" w:color="auto" w:sz="4" w:space="0"/>
            </w:tcBorders>
            <w:vAlign w:val="bottom"/>
          </w:tcPr>
          <w:p w14:paraId="297EA83B">
            <w:pPr>
              <w:pStyle w:val="20"/>
              <w:rPr>
                <w:rFonts w:ascii="Times New Roman" w:hAnsi="Times New Roman" w:eastAsia="宋体"/>
              </w:rPr>
            </w:pPr>
            <w:r>
              <w:rPr>
                <w:rFonts w:hint="eastAsia" w:ascii="Times New Roman" w:hAnsi="Times New Roman" w:eastAsia="宋体"/>
              </w:rPr>
              <w:t>计算机科学与技术学院/软件学院</w:t>
            </w:r>
          </w:p>
        </w:tc>
      </w:tr>
      <w:tr w14:paraId="72CC39ED">
        <w:tblPrEx>
          <w:tblCellMar>
            <w:top w:w="0" w:type="dxa"/>
            <w:left w:w="57" w:type="dxa"/>
            <w:bottom w:w="0" w:type="dxa"/>
            <w:right w:w="57" w:type="dxa"/>
          </w:tblCellMar>
        </w:tblPrEx>
        <w:trPr>
          <w:trHeight w:val="737" w:hRule="exact"/>
        </w:trPr>
        <w:tc>
          <w:tcPr>
            <w:tcW w:w="0" w:type="auto"/>
            <w:vAlign w:val="bottom"/>
          </w:tcPr>
          <w:p w14:paraId="1368E147">
            <w:pPr>
              <w:pStyle w:val="19"/>
              <w:spacing w:line="240" w:lineRule="auto"/>
              <w:jc w:val="center"/>
              <w:rPr>
                <w:rFonts w:ascii="Times New Roman" w:hAnsi="Times New Roman" w:eastAsia="宋体"/>
                <w:spacing w:val="321"/>
                <w:kern w:val="0"/>
                <w:sz w:val="30"/>
                <w:szCs w:val="30"/>
              </w:rPr>
            </w:pPr>
            <w:r>
              <w:rPr>
                <w:rFonts w:ascii="Times New Roman" w:hAnsi="Times New Roman" w:eastAsia="宋体"/>
                <w:spacing w:val="300"/>
                <w:kern w:val="0"/>
                <w:sz w:val="30"/>
                <w:szCs w:val="30"/>
                <w:fitText w:val="1200" w:id="1671432877"/>
              </w:rPr>
              <w:t>专</w:t>
            </w:r>
            <w:r>
              <w:rPr>
                <w:rFonts w:ascii="Times New Roman" w:hAnsi="Times New Roman" w:eastAsia="宋体"/>
                <w:spacing w:val="0"/>
                <w:kern w:val="0"/>
                <w:sz w:val="30"/>
                <w:szCs w:val="30"/>
                <w:fitText w:val="1200" w:id="1671432877"/>
              </w:rPr>
              <w:t>业</w:t>
            </w:r>
          </w:p>
        </w:tc>
        <w:tc>
          <w:tcPr>
            <w:tcW w:w="0" w:type="auto"/>
            <w:tcBorders>
              <w:top w:val="single" w:color="auto" w:sz="4" w:space="0"/>
              <w:bottom w:val="single" w:color="auto" w:sz="4" w:space="0"/>
            </w:tcBorders>
            <w:vAlign w:val="bottom"/>
          </w:tcPr>
          <w:p w14:paraId="39970CA0">
            <w:pPr>
              <w:pStyle w:val="20"/>
              <w:rPr>
                <w:rFonts w:ascii="Times New Roman" w:hAnsi="Times New Roman" w:eastAsia="宋体"/>
              </w:rPr>
            </w:pPr>
            <w:r>
              <w:rPr>
                <w:rFonts w:hint="eastAsia" w:ascii="Times New Roman" w:hAnsi="Times New Roman" w:eastAsia="宋体"/>
              </w:rPr>
              <w:t>计算机科学与技术</w:t>
            </w:r>
          </w:p>
        </w:tc>
      </w:tr>
      <w:tr w14:paraId="6CE0AE43">
        <w:tblPrEx>
          <w:tblCellMar>
            <w:top w:w="0" w:type="dxa"/>
            <w:left w:w="57" w:type="dxa"/>
            <w:bottom w:w="0" w:type="dxa"/>
            <w:right w:w="57" w:type="dxa"/>
          </w:tblCellMar>
        </w:tblPrEx>
        <w:trPr>
          <w:trHeight w:val="737" w:hRule="exact"/>
        </w:trPr>
        <w:tc>
          <w:tcPr>
            <w:tcW w:w="0" w:type="auto"/>
            <w:vAlign w:val="bottom"/>
          </w:tcPr>
          <w:p w14:paraId="1FD73734">
            <w:pPr>
              <w:pStyle w:val="19"/>
              <w:spacing w:line="240" w:lineRule="auto"/>
              <w:jc w:val="center"/>
              <w:rPr>
                <w:rFonts w:ascii="Times New Roman" w:hAnsi="Times New Roman" w:eastAsia="宋体"/>
                <w:spacing w:val="321"/>
                <w:kern w:val="0"/>
                <w:sz w:val="30"/>
                <w:szCs w:val="30"/>
              </w:rPr>
            </w:pPr>
            <w:r>
              <w:rPr>
                <w:rFonts w:hint="eastAsia" w:ascii="Times New Roman" w:hAnsi="Times New Roman" w:eastAsia="宋体"/>
                <w:spacing w:val="300"/>
                <w:kern w:val="0"/>
                <w:sz w:val="30"/>
                <w:szCs w:val="30"/>
                <w:fitText w:val="1200" w:id="622330742"/>
              </w:rPr>
              <w:t>班</w:t>
            </w:r>
            <w:r>
              <w:rPr>
                <w:rFonts w:hint="eastAsia" w:ascii="Times New Roman" w:hAnsi="Times New Roman" w:eastAsia="宋体"/>
                <w:spacing w:val="0"/>
                <w:kern w:val="0"/>
                <w:sz w:val="30"/>
                <w:szCs w:val="30"/>
                <w:fitText w:val="1200" w:id="622330742"/>
              </w:rPr>
              <w:t>级</w:t>
            </w:r>
          </w:p>
        </w:tc>
        <w:tc>
          <w:tcPr>
            <w:tcW w:w="0" w:type="auto"/>
            <w:tcBorders>
              <w:top w:val="single" w:color="auto" w:sz="4" w:space="0"/>
              <w:bottom w:val="single" w:color="auto" w:sz="4" w:space="0"/>
            </w:tcBorders>
            <w:vAlign w:val="bottom"/>
          </w:tcPr>
          <w:p w14:paraId="1E6D9458">
            <w:pPr>
              <w:pStyle w:val="20"/>
              <w:rPr>
                <w:rFonts w:ascii="Times New Roman" w:hAnsi="Times New Roman" w:eastAsia="宋体"/>
              </w:rPr>
            </w:pPr>
            <w:r>
              <w:rPr>
                <w:rFonts w:ascii="Times New Roman" w:hAnsi="Times New Roman" w:eastAsia="宋体"/>
              </w:rPr>
              <w:t>162</w:t>
            </w:r>
            <w:r>
              <w:rPr>
                <w:rFonts w:hint="eastAsia" w:ascii="Times New Roman" w:hAnsi="Times New Roman" w:eastAsia="宋体"/>
              </w:rPr>
              <w:t>3001</w:t>
            </w:r>
          </w:p>
        </w:tc>
      </w:tr>
      <w:bookmarkEnd w:id="1"/>
    </w:tbl>
    <w:p w14:paraId="028A2652">
      <w:pPr>
        <w:rPr>
          <w:sz w:val="52"/>
          <w:szCs w:val="52"/>
        </w:rPr>
      </w:pPr>
    </w:p>
    <w:p w14:paraId="08ECD383">
      <w:pPr>
        <w:pStyle w:val="19"/>
        <w:jc w:val="center"/>
        <w:rPr>
          <w:rFonts w:ascii="Times New Roman" w:hAnsi="Times New Roman" w:eastAsia="宋体" w:cs="Times New Roman"/>
          <w:sz w:val="52"/>
          <w:szCs w:val="52"/>
        </w:rPr>
      </w:pPr>
    </w:p>
    <w:p w14:paraId="007AF328">
      <w:pPr>
        <w:pStyle w:val="19"/>
        <w:jc w:val="center"/>
        <w:rPr>
          <w:rFonts w:ascii="Times New Roman" w:hAnsi="Times New Roman" w:eastAsia="宋体" w:cs="Times New Roman"/>
          <w:sz w:val="52"/>
          <w:szCs w:val="52"/>
        </w:rPr>
      </w:pPr>
    </w:p>
    <w:p w14:paraId="07CEF03C">
      <w:pPr>
        <w:pStyle w:val="19"/>
        <w:jc w:val="center"/>
        <w:rPr>
          <w:rFonts w:ascii="Times New Roman" w:hAnsi="Times New Roman" w:eastAsia="宋体" w:cs="Times New Roman"/>
          <w:sz w:val="52"/>
          <w:szCs w:val="52"/>
        </w:rPr>
      </w:pPr>
    </w:p>
    <w:p w14:paraId="28E2E68C">
      <w:pPr>
        <w:pStyle w:val="19"/>
        <w:jc w:val="center"/>
        <w:rPr>
          <w:rFonts w:ascii="Times New Roman" w:hAnsi="Times New Roman" w:eastAsia="宋体" w:cs="Times New Roman"/>
          <w:sz w:val="52"/>
          <w:szCs w:val="52"/>
        </w:rPr>
      </w:pPr>
    </w:p>
    <w:p w14:paraId="23B36281">
      <w:pPr>
        <w:pStyle w:val="19"/>
        <w:jc w:val="center"/>
        <w:rPr>
          <w:rFonts w:ascii="Times New Roman" w:hAnsi="Times New Roman" w:eastAsia="宋体" w:cs="Times New Roman"/>
          <w:sz w:val="52"/>
          <w:szCs w:val="52"/>
        </w:rPr>
      </w:pPr>
    </w:p>
    <w:p w14:paraId="33D6B30D">
      <w:pPr>
        <w:pStyle w:val="19"/>
        <w:jc w:val="center"/>
        <w:rPr>
          <w:rFonts w:ascii="Times New Roman" w:hAnsi="Times New Roman" w:eastAsia="宋体" w:cs="Times New Roman"/>
          <w:sz w:val="52"/>
          <w:szCs w:val="52"/>
        </w:rPr>
      </w:pPr>
    </w:p>
    <w:p w14:paraId="4E9FB870">
      <w:pPr>
        <w:pStyle w:val="19"/>
        <w:jc w:val="center"/>
        <w:rPr>
          <w:rFonts w:ascii="Times New Roman" w:hAnsi="Times New Roman" w:eastAsia="宋体" w:cs="Times New Roman"/>
          <w:sz w:val="52"/>
          <w:szCs w:val="52"/>
        </w:rPr>
      </w:pPr>
    </w:p>
    <w:p w14:paraId="60737BCC">
      <w:pPr>
        <w:pStyle w:val="19"/>
        <w:jc w:val="center"/>
        <w:rPr>
          <w:rFonts w:ascii="Times New Roman" w:hAnsi="Times New Roman" w:eastAsia="宋体" w:cs="Times New Roman"/>
          <w:sz w:val="52"/>
          <w:szCs w:val="52"/>
        </w:rPr>
      </w:pPr>
    </w:p>
    <w:p w14:paraId="49613C84">
      <w:pPr>
        <w:pStyle w:val="19"/>
        <w:jc w:val="center"/>
        <w:rPr>
          <w:rFonts w:ascii="Times New Roman" w:hAnsi="Times New Roman" w:eastAsia="宋体" w:cs="Times New Roman"/>
          <w:sz w:val="52"/>
          <w:szCs w:val="52"/>
        </w:rPr>
      </w:pPr>
    </w:p>
    <w:p w14:paraId="325B7403">
      <w:pPr>
        <w:pStyle w:val="19"/>
        <w:jc w:val="center"/>
        <w:rPr>
          <w:rFonts w:ascii="Times New Roman" w:hAnsi="Times New Roman" w:eastAsia="宋体"/>
          <w:sz w:val="30"/>
          <w:szCs w:val="30"/>
        </w:rPr>
      </w:pPr>
      <w:r>
        <w:rPr>
          <w:rFonts w:ascii="Times New Roman" w:hAnsi="Times New Roman" w:eastAsia="宋体"/>
          <w:sz w:val="30"/>
          <w:szCs w:val="30"/>
        </w:rPr>
        <w:t>二〇二</w:t>
      </w:r>
      <w:r>
        <w:rPr>
          <w:rFonts w:hint="eastAsia" w:ascii="Times New Roman" w:hAnsi="Times New Roman" w:eastAsia="宋体"/>
          <w:sz w:val="30"/>
          <w:szCs w:val="30"/>
        </w:rPr>
        <w:t>五</w:t>
      </w:r>
      <w:r>
        <w:rPr>
          <w:rFonts w:ascii="Times New Roman" w:hAnsi="Times New Roman" w:eastAsia="宋体"/>
          <w:sz w:val="30"/>
          <w:szCs w:val="30"/>
        </w:rPr>
        <w:t>年</w:t>
      </w:r>
      <w:r>
        <w:rPr>
          <w:rFonts w:hint="eastAsia" w:ascii="Times New Roman" w:hAnsi="Times New Roman" w:eastAsia="宋体"/>
          <w:sz w:val="30"/>
          <w:szCs w:val="30"/>
        </w:rPr>
        <w:t>十</w:t>
      </w:r>
      <w:r>
        <w:rPr>
          <w:rFonts w:ascii="Times New Roman" w:hAnsi="Times New Roman" w:eastAsia="宋体"/>
          <w:sz w:val="30"/>
          <w:szCs w:val="30"/>
        </w:rPr>
        <w:t>月</w:t>
      </w:r>
    </w:p>
    <w:p w14:paraId="797E6BAE">
      <w:pPr>
        <w:pStyle w:val="17"/>
        <w:rPr>
          <w:rFonts w:ascii="Times New Roman" w:hAnsi="Times New Roman"/>
        </w:rPr>
      </w:pPr>
      <w:r>
        <w:rPr>
          <w:rFonts w:ascii="Times New Roman" w:hAnsi="Times New Roman"/>
          <w:lang w:val="zh-CN"/>
        </w:rPr>
        <w:t>目录</w:t>
      </w:r>
    </w:p>
    <w:p w14:paraId="01F5F531">
      <w:pPr>
        <w:pStyle w:val="8"/>
        <w:rPr>
          <w:b w:val="0"/>
          <w:bCs w:val="0"/>
          <w:caps w:val="0"/>
          <w:sz w:val="21"/>
          <w:szCs w:val="22"/>
        </w:rPr>
      </w:pPr>
      <w:r>
        <w:fldChar w:fldCharType="begin"/>
      </w:r>
      <w:r>
        <w:instrText xml:space="preserve"> TOC \o "1-3" \h \z \u </w:instrText>
      </w:r>
      <w:r>
        <w:fldChar w:fldCharType="separate"/>
      </w:r>
      <w:r>
        <w:fldChar w:fldCharType="begin"/>
      </w:r>
      <w:r>
        <w:instrText xml:space="preserve"> HYPERLINK \l "_Toc179916010" </w:instrText>
      </w:r>
      <w:r>
        <w:fldChar w:fldCharType="separate"/>
      </w:r>
      <w:r>
        <w:rPr>
          <w:rStyle w:val="15"/>
          <w:rFonts w:hint="eastAsia"/>
        </w:rPr>
        <w:t>1引言</w:t>
      </w:r>
      <w:r>
        <w:rPr>
          <w:rFonts w:hint="eastAsia"/>
        </w:rPr>
        <w:tab/>
      </w:r>
      <w:r>
        <w:rPr>
          <w:rFonts w:hint="eastAsia"/>
        </w:rPr>
        <w:fldChar w:fldCharType="begin"/>
      </w:r>
      <w:r>
        <w:rPr>
          <w:rFonts w:hint="eastAsia"/>
        </w:rPr>
        <w:instrText xml:space="preserve"> </w:instrText>
      </w:r>
      <w:r>
        <w:instrText xml:space="preserve">PAGEREF _Toc179916010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3CBF965">
      <w:pPr>
        <w:pStyle w:val="9"/>
        <w:tabs>
          <w:tab w:val="right" w:leader="dot" w:pos="8296"/>
        </w:tabs>
        <w:rPr>
          <w:smallCaps w:val="0"/>
          <w:szCs w:val="22"/>
        </w:rPr>
      </w:pPr>
      <w:r>
        <w:fldChar w:fldCharType="begin"/>
      </w:r>
      <w:r>
        <w:instrText xml:space="preserve"> HYPERLINK \l "_Toc179916011" </w:instrText>
      </w:r>
      <w:r>
        <w:fldChar w:fldCharType="separate"/>
      </w:r>
      <w:r>
        <w:rPr>
          <w:rStyle w:val="15"/>
          <w:rFonts w:hint="eastAsia"/>
        </w:rPr>
        <w:t>1.1编写目的</w:t>
      </w:r>
      <w:r>
        <w:rPr>
          <w:rFonts w:hint="eastAsia"/>
        </w:rPr>
        <w:tab/>
      </w:r>
      <w:r>
        <w:rPr>
          <w:rFonts w:hint="eastAsia"/>
        </w:rPr>
        <w:fldChar w:fldCharType="begin"/>
      </w:r>
      <w:r>
        <w:rPr>
          <w:rFonts w:hint="eastAsia"/>
        </w:rPr>
        <w:instrText xml:space="preserve"> </w:instrText>
      </w:r>
      <w:r>
        <w:instrText xml:space="preserve">PAGEREF _Toc179916011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32B720E">
      <w:pPr>
        <w:pStyle w:val="9"/>
        <w:tabs>
          <w:tab w:val="right" w:leader="dot" w:pos="8296"/>
        </w:tabs>
        <w:rPr>
          <w:smallCaps w:val="0"/>
          <w:szCs w:val="22"/>
        </w:rPr>
      </w:pPr>
      <w:r>
        <w:fldChar w:fldCharType="begin"/>
      </w:r>
      <w:r>
        <w:instrText xml:space="preserve"> HYPERLINK \l "_Toc179916012" </w:instrText>
      </w:r>
      <w:r>
        <w:fldChar w:fldCharType="separate"/>
      </w:r>
      <w:r>
        <w:rPr>
          <w:rStyle w:val="15"/>
          <w:rFonts w:hint="eastAsia"/>
        </w:rPr>
        <w:t>1.2背景</w:t>
      </w:r>
      <w:r>
        <w:rPr>
          <w:rFonts w:hint="eastAsia"/>
        </w:rPr>
        <w:tab/>
      </w:r>
      <w:r>
        <w:rPr>
          <w:rFonts w:hint="eastAsia"/>
        </w:rPr>
        <w:fldChar w:fldCharType="begin"/>
      </w:r>
      <w:r>
        <w:rPr>
          <w:rFonts w:hint="eastAsia"/>
        </w:rPr>
        <w:instrText xml:space="preserve"> </w:instrText>
      </w:r>
      <w:r>
        <w:instrText xml:space="preserve">PAGEREF _Toc179916012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4C3762D">
      <w:pPr>
        <w:pStyle w:val="9"/>
        <w:tabs>
          <w:tab w:val="right" w:leader="dot" w:pos="8296"/>
        </w:tabs>
        <w:rPr>
          <w:smallCaps w:val="0"/>
          <w:szCs w:val="22"/>
        </w:rPr>
      </w:pPr>
      <w:r>
        <w:fldChar w:fldCharType="begin"/>
      </w:r>
      <w:r>
        <w:instrText xml:space="preserve"> HYPERLINK \l "_Toc179916013" </w:instrText>
      </w:r>
      <w:r>
        <w:fldChar w:fldCharType="separate"/>
      </w:r>
      <w:r>
        <w:rPr>
          <w:rStyle w:val="15"/>
          <w:rFonts w:hint="eastAsia"/>
        </w:rPr>
        <w:t>1.3定义</w:t>
      </w:r>
      <w:r>
        <w:rPr>
          <w:rFonts w:hint="eastAsia"/>
        </w:rPr>
        <w:tab/>
      </w:r>
      <w:r>
        <w:rPr>
          <w:rFonts w:hint="eastAsia"/>
        </w:rPr>
        <w:fldChar w:fldCharType="begin"/>
      </w:r>
      <w:r>
        <w:rPr>
          <w:rFonts w:hint="eastAsia"/>
        </w:rPr>
        <w:instrText xml:space="preserve"> </w:instrText>
      </w:r>
      <w:r>
        <w:instrText xml:space="preserve">PAGEREF _Toc179916013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9997630">
      <w:pPr>
        <w:pStyle w:val="9"/>
        <w:tabs>
          <w:tab w:val="right" w:leader="dot" w:pos="8296"/>
        </w:tabs>
        <w:rPr>
          <w:smallCaps w:val="0"/>
          <w:szCs w:val="22"/>
        </w:rPr>
      </w:pPr>
      <w:r>
        <w:fldChar w:fldCharType="begin"/>
      </w:r>
      <w:r>
        <w:instrText xml:space="preserve"> HYPERLINK \l "_Toc179916014" </w:instrText>
      </w:r>
      <w:r>
        <w:fldChar w:fldCharType="separate"/>
      </w:r>
      <w:r>
        <w:rPr>
          <w:rStyle w:val="15"/>
          <w:rFonts w:hint="eastAsia"/>
        </w:rPr>
        <w:t>1.4参考资料</w:t>
      </w:r>
      <w:r>
        <w:rPr>
          <w:rFonts w:hint="eastAsia"/>
        </w:rPr>
        <w:tab/>
      </w:r>
      <w:r>
        <w:rPr>
          <w:rFonts w:hint="eastAsia"/>
        </w:rPr>
        <w:fldChar w:fldCharType="begin"/>
      </w:r>
      <w:r>
        <w:rPr>
          <w:rFonts w:hint="eastAsia"/>
        </w:rPr>
        <w:instrText xml:space="preserve"> </w:instrText>
      </w:r>
      <w:r>
        <w:instrText xml:space="preserve">PAGEREF _Toc179916014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F57E11C">
      <w:pPr>
        <w:pStyle w:val="8"/>
        <w:rPr>
          <w:b w:val="0"/>
          <w:bCs w:val="0"/>
          <w:caps w:val="0"/>
          <w:sz w:val="21"/>
          <w:szCs w:val="22"/>
        </w:rPr>
      </w:pPr>
      <w:r>
        <w:fldChar w:fldCharType="begin"/>
      </w:r>
      <w:r>
        <w:instrText xml:space="preserve"> HYPERLINK \l "_Toc179916015" </w:instrText>
      </w:r>
      <w:r>
        <w:fldChar w:fldCharType="separate"/>
      </w:r>
      <w:r>
        <w:rPr>
          <w:rStyle w:val="15"/>
          <w:rFonts w:hint="eastAsia"/>
        </w:rPr>
        <w:t>2任务概述</w:t>
      </w:r>
      <w:r>
        <w:rPr>
          <w:rFonts w:hint="eastAsia"/>
        </w:rPr>
        <w:tab/>
      </w:r>
      <w:r>
        <w:rPr>
          <w:rFonts w:hint="eastAsia"/>
        </w:rPr>
        <w:fldChar w:fldCharType="begin"/>
      </w:r>
      <w:r>
        <w:rPr>
          <w:rFonts w:hint="eastAsia"/>
        </w:rPr>
        <w:instrText xml:space="preserve"> </w:instrText>
      </w:r>
      <w:r>
        <w:instrText xml:space="preserve">PAGEREF _Toc179916015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963C88F">
      <w:pPr>
        <w:pStyle w:val="9"/>
        <w:tabs>
          <w:tab w:val="right" w:leader="dot" w:pos="8296"/>
        </w:tabs>
        <w:rPr>
          <w:smallCaps w:val="0"/>
          <w:szCs w:val="22"/>
        </w:rPr>
      </w:pPr>
      <w:r>
        <w:fldChar w:fldCharType="begin"/>
      </w:r>
      <w:r>
        <w:instrText xml:space="preserve"> HYPERLINK \l "_Toc179916016" </w:instrText>
      </w:r>
      <w:r>
        <w:fldChar w:fldCharType="separate"/>
      </w:r>
      <w:r>
        <w:rPr>
          <w:rStyle w:val="15"/>
          <w:rFonts w:hint="eastAsia"/>
        </w:rPr>
        <w:t>2.1目标</w:t>
      </w:r>
      <w:r>
        <w:rPr>
          <w:rFonts w:hint="eastAsia"/>
        </w:rPr>
        <w:tab/>
      </w:r>
      <w:r>
        <w:rPr>
          <w:rFonts w:hint="eastAsia"/>
        </w:rPr>
        <w:fldChar w:fldCharType="begin"/>
      </w:r>
      <w:r>
        <w:rPr>
          <w:rFonts w:hint="eastAsia"/>
        </w:rPr>
        <w:instrText xml:space="preserve"> </w:instrText>
      </w:r>
      <w:r>
        <w:instrText xml:space="preserve">PAGEREF _Toc179916016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4120A89">
      <w:pPr>
        <w:pStyle w:val="9"/>
        <w:tabs>
          <w:tab w:val="right" w:leader="dot" w:pos="8296"/>
        </w:tabs>
        <w:rPr>
          <w:smallCaps w:val="0"/>
          <w:szCs w:val="22"/>
        </w:rPr>
      </w:pPr>
      <w:r>
        <w:fldChar w:fldCharType="begin"/>
      </w:r>
      <w:r>
        <w:instrText xml:space="preserve"> HYPERLINK \l "_Toc179916017" </w:instrText>
      </w:r>
      <w:r>
        <w:fldChar w:fldCharType="separate"/>
      </w:r>
      <w:r>
        <w:rPr>
          <w:rStyle w:val="15"/>
          <w:rFonts w:hint="eastAsia"/>
        </w:rPr>
        <w:t>2.2用户的特点</w:t>
      </w:r>
      <w:r>
        <w:rPr>
          <w:rFonts w:hint="eastAsia"/>
        </w:rPr>
        <w:tab/>
      </w:r>
      <w:r>
        <w:rPr>
          <w:rFonts w:hint="eastAsia"/>
        </w:rPr>
        <w:fldChar w:fldCharType="begin"/>
      </w:r>
      <w:r>
        <w:rPr>
          <w:rFonts w:hint="eastAsia"/>
        </w:rPr>
        <w:instrText xml:space="preserve"> </w:instrText>
      </w:r>
      <w:r>
        <w:instrText xml:space="preserve">PAGEREF _Toc179916017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32B1BE3">
      <w:pPr>
        <w:pStyle w:val="9"/>
        <w:tabs>
          <w:tab w:val="right" w:leader="dot" w:pos="8296"/>
        </w:tabs>
        <w:rPr>
          <w:smallCaps w:val="0"/>
          <w:szCs w:val="22"/>
        </w:rPr>
      </w:pPr>
      <w:r>
        <w:fldChar w:fldCharType="begin"/>
      </w:r>
      <w:r>
        <w:instrText xml:space="preserve"> HYPERLINK \l "_Toc179916018" </w:instrText>
      </w:r>
      <w:r>
        <w:fldChar w:fldCharType="separate"/>
      </w:r>
      <w:r>
        <w:rPr>
          <w:rStyle w:val="15"/>
          <w:rFonts w:hint="eastAsia"/>
        </w:rPr>
        <w:t>2.3假定和约束</w:t>
      </w:r>
      <w:r>
        <w:rPr>
          <w:rFonts w:hint="eastAsia"/>
        </w:rPr>
        <w:tab/>
      </w:r>
      <w:r>
        <w:rPr>
          <w:rFonts w:hint="eastAsia"/>
        </w:rPr>
        <w:fldChar w:fldCharType="begin"/>
      </w:r>
      <w:r>
        <w:rPr>
          <w:rFonts w:hint="eastAsia"/>
        </w:rPr>
        <w:instrText xml:space="preserve"> </w:instrText>
      </w:r>
      <w:r>
        <w:instrText xml:space="preserve">PAGEREF _Toc179916018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7D99F71">
      <w:pPr>
        <w:pStyle w:val="8"/>
        <w:rPr>
          <w:b w:val="0"/>
          <w:bCs w:val="0"/>
          <w:caps w:val="0"/>
          <w:sz w:val="21"/>
          <w:szCs w:val="22"/>
        </w:rPr>
      </w:pPr>
      <w:r>
        <w:fldChar w:fldCharType="begin"/>
      </w:r>
      <w:r>
        <w:instrText xml:space="preserve"> HYPERLINK \l "_Toc179916019" </w:instrText>
      </w:r>
      <w:r>
        <w:fldChar w:fldCharType="separate"/>
      </w:r>
      <w:r>
        <w:rPr>
          <w:rStyle w:val="15"/>
          <w:rFonts w:hint="eastAsia"/>
        </w:rPr>
        <w:t>3需求规定</w:t>
      </w:r>
      <w:r>
        <w:rPr>
          <w:rFonts w:hint="eastAsia"/>
        </w:rPr>
        <w:tab/>
      </w:r>
      <w:r>
        <w:rPr>
          <w:rFonts w:hint="eastAsia"/>
        </w:rPr>
        <w:fldChar w:fldCharType="begin"/>
      </w:r>
      <w:r>
        <w:rPr>
          <w:rFonts w:hint="eastAsia"/>
        </w:rPr>
        <w:instrText xml:space="preserve"> </w:instrText>
      </w:r>
      <w:r>
        <w:instrText xml:space="preserve">PAGEREF _Toc179916019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2C692F0">
      <w:pPr>
        <w:pStyle w:val="9"/>
        <w:tabs>
          <w:tab w:val="right" w:leader="dot" w:pos="8296"/>
        </w:tabs>
        <w:rPr>
          <w:smallCaps w:val="0"/>
          <w:szCs w:val="22"/>
        </w:rPr>
      </w:pPr>
      <w:r>
        <w:fldChar w:fldCharType="begin"/>
      </w:r>
      <w:r>
        <w:instrText xml:space="preserve"> HYPERLINK \l "_Toc179916020" </w:instrText>
      </w:r>
      <w:r>
        <w:fldChar w:fldCharType="separate"/>
      </w:r>
      <w:r>
        <w:rPr>
          <w:rStyle w:val="15"/>
          <w:rFonts w:hint="eastAsia"/>
        </w:rPr>
        <w:t>3.1对功能的规定</w:t>
      </w:r>
      <w:r>
        <w:rPr>
          <w:rFonts w:hint="eastAsia"/>
        </w:rPr>
        <w:tab/>
      </w:r>
      <w:r>
        <w:rPr>
          <w:rFonts w:hint="eastAsia"/>
        </w:rPr>
        <w:fldChar w:fldCharType="begin"/>
      </w:r>
      <w:r>
        <w:rPr>
          <w:rFonts w:hint="eastAsia"/>
        </w:rPr>
        <w:instrText xml:space="preserve"> </w:instrText>
      </w:r>
      <w:r>
        <w:instrText xml:space="preserve">PAGEREF _Toc179916020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6FFAF59">
      <w:pPr>
        <w:pStyle w:val="7"/>
        <w:tabs>
          <w:tab w:val="right" w:leader="dot" w:pos="8296"/>
        </w:tabs>
        <w:rPr>
          <w:i w:val="0"/>
          <w:iCs w:val="0"/>
          <w:szCs w:val="22"/>
        </w:rPr>
      </w:pPr>
      <w:r>
        <w:fldChar w:fldCharType="begin"/>
      </w:r>
      <w:r>
        <w:instrText xml:space="preserve"> HYPERLINK \l "_Toc179916021" </w:instrText>
      </w:r>
      <w:r>
        <w:fldChar w:fldCharType="separate"/>
      </w:r>
      <w:r>
        <w:rPr>
          <w:rStyle w:val="15"/>
          <w:rFonts w:hint="eastAsia"/>
        </w:rPr>
        <w:t>3.1.1 确定参与者</w:t>
      </w:r>
      <w:r>
        <w:rPr>
          <w:rFonts w:hint="eastAsia"/>
        </w:rPr>
        <w:tab/>
      </w:r>
      <w:r>
        <w:rPr>
          <w:rFonts w:hint="eastAsia"/>
        </w:rPr>
        <w:fldChar w:fldCharType="begin"/>
      </w:r>
      <w:r>
        <w:rPr>
          <w:rFonts w:hint="eastAsia"/>
        </w:rPr>
        <w:instrText xml:space="preserve"> </w:instrText>
      </w:r>
      <w:r>
        <w:instrText xml:space="preserve">PAGEREF _Toc179916021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9F6989D">
      <w:pPr>
        <w:pStyle w:val="7"/>
        <w:tabs>
          <w:tab w:val="right" w:leader="dot" w:pos="8296"/>
        </w:tabs>
        <w:rPr>
          <w:i w:val="0"/>
          <w:iCs w:val="0"/>
          <w:szCs w:val="22"/>
        </w:rPr>
      </w:pPr>
      <w:r>
        <w:fldChar w:fldCharType="begin"/>
      </w:r>
      <w:r>
        <w:instrText xml:space="preserve"> HYPERLINK \l "_Toc179916022" </w:instrText>
      </w:r>
      <w:r>
        <w:fldChar w:fldCharType="separate"/>
      </w:r>
      <w:r>
        <w:rPr>
          <w:rStyle w:val="15"/>
          <w:rFonts w:hint="eastAsia"/>
        </w:rPr>
        <w:t>3.1.2 确定用例</w:t>
      </w:r>
      <w:r>
        <w:rPr>
          <w:rFonts w:hint="eastAsia"/>
        </w:rPr>
        <w:tab/>
      </w:r>
      <w:r>
        <w:rPr>
          <w:rFonts w:hint="eastAsia"/>
        </w:rPr>
        <w:fldChar w:fldCharType="begin"/>
      </w:r>
      <w:r>
        <w:rPr>
          <w:rFonts w:hint="eastAsia"/>
        </w:rPr>
        <w:instrText xml:space="preserve"> </w:instrText>
      </w:r>
      <w:r>
        <w:instrText xml:space="preserve">PAGEREF _Toc179916022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49A11E">
      <w:pPr>
        <w:pStyle w:val="7"/>
        <w:tabs>
          <w:tab w:val="right" w:leader="dot" w:pos="8296"/>
        </w:tabs>
        <w:rPr>
          <w:i w:val="0"/>
          <w:iCs w:val="0"/>
          <w:szCs w:val="22"/>
        </w:rPr>
      </w:pPr>
      <w:r>
        <w:fldChar w:fldCharType="begin"/>
      </w:r>
      <w:r>
        <w:instrText xml:space="preserve"> HYPERLINK \l "_Toc179916023" </w:instrText>
      </w:r>
      <w:r>
        <w:fldChar w:fldCharType="separate"/>
      </w:r>
      <w:r>
        <w:rPr>
          <w:rStyle w:val="15"/>
          <w:rFonts w:hint="eastAsia"/>
        </w:rPr>
        <w:t>3.1.3 用例说明</w:t>
      </w:r>
      <w:r>
        <w:rPr>
          <w:rFonts w:hint="eastAsia"/>
        </w:rPr>
        <w:tab/>
      </w:r>
      <w:r>
        <w:rPr>
          <w:rFonts w:hint="eastAsia"/>
        </w:rPr>
        <w:fldChar w:fldCharType="begin"/>
      </w:r>
      <w:r>
        <w:rPr>
          <w:rFonts w:hint="eastAsia"/>
        </w:rPr>
        <w:instrText xml:space="preserve"> </w:instrText>
      </w:r>
      <w:r>
        <w:instrText xml:space="preserve">PAGEREF _Toc179916023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7B6CCD3">
      <w:pPr>
        <w:pStyle w:val="9"/>
        <w:tabs>
          <w:tab w:val="right" w:leader="dot" w:pos="8296"/>
        </w:tabs>
        <w:rPr>
          <w:smallCaps w:val="0"/>
          <w:szCs w:val="22"/>
        </w:rPr>
      </w:pPr>
      <w:r>
        <w:fldChar w:fldCharType="begin"/>
      </w:r>
      <w:r>
        <w:instrText xml:space="preserve"> HYPERLINK \l "_Toc179916024" </w:instrText>
      </w:r>
      <w:r>
        <w:fldChar w:fldCharType="separate"/>
      </w:r>
      <w:r>
        <w:rPr>
          <w:rStyle w:val="15"/>
          <w:rFonts w:hint="eastAsia"/>
        </w:rPr>
        <w:t>3.2对性能的规定</w:t>
      </w:r>
      <w:r>
        <w:rPr>
          <w:rFonts w:hint="eastAsia"/>
        </w:rPr>
        <w:tab/>
      </w:r>
      <w:r>
        <w:rPr>
          <w:rFonts w:hint="eastAsia"/>
        </w:rPr>
        <w:fldChar w:fldCharType="begin"/>
      </w:r>
      <w:r>
        <w:rPr>
          <w:rFonts w:hint="eastAsia"/>
        </w:rPr>
        <w:instrText xml:space="preserve"> </w:instrText>
      </w:r>
      <w:r>
        <w:instrText xml:space="preserve">PAGEREF _Toc179916024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ADC74BA">
      <w:pPr>
        <w:pStyle w:val="7"/>
        <w:tabs>
          <w:tab w:val="right" w:leader="dot" w:pos="8296"/>
        </w:tabs>
        <w:rPr>
          <w:i w:val="0"/>
          <w:iCs w:val="0"/>
          <w:szCs w:val="22"/>
        </w:rPr>
      </w:pPr>
      <w:r>
        <w:fldChar w:fldCharType="begin"/>
      </w:r>
      <w:r>
        <w:instrText xml:space="preserve"> HYPERLINK \l "_Toc179916025" </w:instrText>
      </w:r>
      <w:r>
        <w:fldChar w:fldCharType="separate"/>
      </w:r>
      <w:r>
        <w:rPr>
          <w:rStyle w:val="15"/>
          <w:rFonts w:hint="eastAsia"/>
        </w:rPr>
        <w:t>3.2.1精度</w:t>
      </w:r>
      <w:r>
        <w:rPr>
          <w:rFonts w:hint="eastAsia"/>
        </w:rPr>
        <w:tab/>
      </w:r>
      <w:r>
        <w:rPr>
          <w:rFonts w:hint="eastAsia"/>
        </w:rPr>
        <w:fldChar w:fldCharType="begin"/>
      </w:r>
      <w:r>
        <w:rPr>
          <w:rFonts w:hint="eastAsia"/>
        </w:rPr>
        <w:instrText xml:space="preserve"> </w:instrText>
      </w:r>
      <w:r>
        <w:instrText xml:space="preserve">PAGEREF _Toc179916025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676AE48">
      <w:pPr>
        <w:pStyle w:val="7"/>
        <w:tabs>
          <w:tab w:val="right" w:leader="dot" w:pos="8296"/>
        </w:tabs>
        <w:rPr>
          <w:i w:val="0"/>
          <w:iCs w:val="0"/>
          <w:szCs w:val="22"/>
        </w:rPr>
      </w:pPr>
      <w:r>
        <w:fldChar w:fldCharType="begin"/>
      </w:r>
      <w:r>
        <w:instrText xml:space="preserve"> HYPERLINK \l "_Toc179916026" </w:instrText>
      </w:r>
      <w:r>
        <w:fldChar w:fldCharType="separate"/>
      </w:r>
      <w:r>
        <w:rPr>
          <w:rStyle w:val="15"/>
          <w:rFonts w:hint="eastAsia"/>
        </w:rPr>
        <w:t>3.2.2时间特性要求</w:t>
      </w:r>
      <w:r>
        <w:rPr>
          <w:rFonts w:hint="eastAsia"/>
        </w:rPr>
        <w:tab/>
      </w:r>
      <w:r>
        <w:rPr>
          <w:rFonts w:hint="eastAsia"/>
        </w:rPr>
        <w:fldChar w:fldCharType="begin"/>
      </w:r>
      <w:r>
        <w:rPr>
          <w:rFonts w:hint="eastAsia"/>
        </w:rPr>
        <w:instrText xml:space="preserve"> </w:instrText>
      </w:r>
      <w:r>
        <w:instrText xml:space="preserve">PAGEREF _Toc179916026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208C829">
      <w:pPr>
        <w:pStyle w:val="7"/>
        <w:tabs>
          <w:tab w:val="right" w:leader="dot" w:pos="8296"/>
        </w:tabs>
        <w:rPr>
          <w:i w:val="0"/>
          <w:iCs w:val="0"/>
          <w:szCs w:val="22"/>
        </w:rPr>
      </w:pPr>
      <w:r>
        <w:fldChar w:fldCharType="begin"/>
      </w:r>
      <w:r>
        <w:instrText xml:space="preserve"> HYPERLINK \l "_Toc179916027" </w:instrText>
      </w:r>
      <w:r>
        <w:fldChar w:fldCharType="separate"/>
      </w:r>
      <w:r>
        <w:rPr>
          <w:rStyle w:val="15"/>
          <w:rFonts w:hint="eastAsia"/>
        </w:rPr>
        <w:t>3.2.3灵活性</w:t>
      </w:r>
      <w:r>
        <w:rPr>
          <w:rFonts w:hint="eastAsia"/>
        </w:rPr>
        <w:tab/>
      </w:r>
      <w:r>
        <w:rPr>
          <w:rFonts w:hint="eastAsia"/>
        </w:rPr>
        <w:fldChar w:fldCharType="begin"/>
      </w:r>
      <w:r>
        <w:rPr>
          <w:rFonts w:hint="eastAsia"/>
        </w:rPr>
        <w:instrText xml:space="preserve"> </w:instrText>
      </w:r>
      <w:r>
        <w:instrText xml:space="preserve">PAGEREF _Toc179916027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5F3BC17">
      <w:pPr>
        <w:pStyle w:val="9"/>
        <w:tabs>
          <w:tab w:val="right" w:leader="dot" w:pos="8296"/>
        </w:tabs>
        <w:rPr>
          <w:smallCaps w:val="0"/>
          <w:szCs w:val="22"/>
        </w:rPr>
      </w:pPr>
      <w:r>
        <w:fldChar w:fldCharType="begin"/>
      </w:r>
      <w:r>
        <w:instrText xml:space="preserve"> HYPERLINK \l "_Toc179916028" </w:instrText>
      </w:r>
      <w:r>
        <w:fldChar w:fldCharType="separate"/>
      </w:r>
      <w:r>
        <w:rPr>
          <w:rStyle w:val="15"/>
          <w:rFonts w:hint="eastAsia"/>
        </w:rPr>
        <w:t>3.3输入输出要求</w:t>
      </w:r>
      <w:r>
        <w:rPr>
          <w:rFonts w:hint="eastAsia"/>
        </w:rPr>
        <w:tab/>
      </w:r>
      <w:r>
        <w:rPr>
          <w:rFonts w:hint="eastAsia"/>
        </w:rPr>
        <w:fldChar w:fldCharType="begin"/>
      </w:r>
      <w:r>
        <w:rPr>
          <w:rFonts w:hint="eastAsia"/>
        </w:rPr>
        <w:instrText xml:space="preserve"> </w:instrText>
      </w:r>
      <w:r>
        <w:instrText xml:space="preserve">PAGEREF _Toc179916028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283871C">
      <w:pPr>
        <w:pStyle w:val="9"/>
        <w:tabs>
          <w:tab w:val="right" w:leader="dot" w:pos="8296"/>
        </w:tabs>
        <w:rPr>
          <w:smallCaps w:val="0"/>
          <w:szCs w:val="22"/>
        </w:rPr>
      </w:pPr>
      <w:r>
        <w:fldChar w:fldCharType="begin"/>
      </w:r>
      <w:r>
        <w:instrText xml:space="preserve"> HYPERLINK \l "_Toc179916029" </w:instrText>
      </w:r>
      <w:r>
        <w:fldChar w:fldCharType="separate"/>
      </w:r>
      <w:r>
        <w:rPr>
          <w:rStyle w:val="15"/>
          <w:rFonts w:hint="eastAsia"/>
        </w:rPr>
        <w:t>3.4数据管理能力要求</w:t>
      </w:r>
      <w:r>
        <w:rPr>
          <w:rFonts w:hint="eastAsia"/>
        </w:rPr>
        <w:tab/>
      </w:r>
      <w:r>
        <w:rPr>
          <w:rFonts w:hint="eastAsia"/>
        </w:rPr>
        <w:fldChar w:fldCharType="begin"/>
      </w:r>
      <w:r>
        <w:rPr>
          <w:rFonts w:hint="eastAsia"/>
        </w:rPr>
        <w:instrText xml:space="preserve"> </w:instrText>
      </w:r>
      <w:r>
        <w:instrText xml:space="preserve">PAGEREF _Toc179916029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AE32552">
      <w:pPr>
        <w:pStyle w:val="9"/>
        <w:tabs>
          <w:tab w:val="right" w:leader="dot" w:pos="8296"/>
        </w:tabs>
        <w:rPr>
          <w:smallCaps w:val="0"/>
          <w:szCs w:val="22"/>
        </w:rPr>
      </w:pPr>
      <w:r>
        <w:fldChar w:fldCharType="begin"/>
      </w:r>
      <w:r>
        <w:instrText xml:space="preserve"> HYPERLINK \l "_Toc179916030" </w:instrText>
      </w:r>
      <w:r>
        <w:fldChar w:fldCharType="separate"/>
      </w:r>
      <w:r>
        <w:rPr>
          <w:rStyle w:val="15"/>
          <w:rFonts w:hint="eastAsia"/>
        </w:rPr>
        <w:t>3.5故障处理要求</w:t>
      </w:r>
      <w:r>
        <w:rPr>
          <w:rFonts w:hint="eastAsia"/>
        </w:rPr>
        <w:tab/>
      </w:r>
      <w:r>
        <w:rPr>
          <w:rFonts w:hint="eastAsia"/>
        </w:rPr>
        <w:fldChar w:fldCharType="begin"/>
      </w:r>
      <w:r>
        <w:rPr>
          <w:rFonts w:hint="eastAsia"/>
        </w:rPr>
        <w:instrText xml:space="preserve"> </w:instrText>
      </w:r>
      <w:r>
        <w:instrText xml:space="preserve">PAGEREF _Toc179916030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71BA710">
      <w:pPr>
        <w:pStyle w:val="8"/>
        <w:rPr>
          <w:b w:val="0"/>
          <w:bCs w:val="0"/>
          <w:caps w:val="0"/>
          <w:sz w:val="21"/>
          <w:szCs w:val="22"/>
        </w:rPr>
      </w:pPr>
      <w:r>
        <w:fldChar w:fldCharType="begin"/>
      </w:r>
      <w:r>
        <w:instrText xml:space="preserve"> HYPERLINK \l "_Toc179916031" </w:instrText>
      </w:r>
      <w:r>
        <w:fldChar w:fldCharType="separate"/>
      </w:r>
      <w:r>
        <w:rPr>
          <w:rStyle w:val="15"/>
          <w:rFonts w:hint="eastAsia"/>
        </w:rPr>
        <w:t>4运行环境规定</w:t>
      </w:r>
      <w:r>
        <w:rPr>
          <w:rFonts w:hint="eastAsia"/>
        </w:rPr>
        <w:tab/>
      </w:r>
      <w:r>
        <w:rPr>
          <w:rFonts w:hint="eastAsia"/>
        </w:rPr>
        <w:fldChar w:fldCharType="begin"/>
      </w:r>
      <w:r>
        <w:rPr>
          <w:rFonts w:hint="eastAsia"/>
        </w:rPr>
        <w:instrText xml:space="preserve"> </w:instrText>
      </w:r>
      <w:r>
        <w:instrText xml:space="preserve">PAGEREF _Toc179916031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AE4D66B">
      <w:pPr>
        <w:pStyle w:val="9"/>
        <w:tabs>
          <w:tab w:val="right" w:leader="dot" w:pos="8296"/>
        </w:tabs>
        <w:rPr>
          <w:smallCaps w:val="0"/>
          <w:szCs w:val="22"/>
        </w:rPr>
      </w:pPr>
      <w:r>
        <w:fldChar w:fldCharType="begin"/>
      </w:r>
      <w:r>
        <w:instrText xml:space="preserve"> HYPERLINK \l "_Toc179916032" </w:instrText>
      </w:r>
      <w:r>
        <w:fldChar w:fldCharType="separate"/>
      </w:r>
      <w:r>
        <w:rPr>
          <w:rStyle w:val="15"/>
          <w:rFonts w:hint="eastAsia"/>
        </w:rPr>
        <w:t>4.1设备</w:t>
      </w:r>
      <w:r>
        <w:rPr>
          <w:rFonts w:hint="eastAsia"/>
        </w:rPr>
        <w:tab/>
      </w:r>
      <w:r>
        <w:rPr>
          <w:rFonts w:hint="eastAsia"/>
        </w:rPr>
        <w:fldChar w:fldCharType="begin"/>
      </w:r>
      <w:r>
        <w:rPr>
          <w:rFonts w:hint="eastAsia"/>
        </w:rPr>
        <w:instrText xml:space="preserve"> </w:instrText>
      </w:r>
      <w:r>
        <w:instrText xml:space="preserve">PAGEREF _Toc179916032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802BD41">
      <w:pPr>
        <w:pStyle w:val="9"/>
        <w:tabs>
          <w:tab w:val="right" w:leader="dot" w:pos="8296"/>
        </w:tabs>
        <w:rPr>
          <w:smallCaps w:val="0"/>
          <w:szCs w:val="22"/>
        </w:rPr>
      </w:pPr>
      <w:r>
        <w:fldChar w:fldCharType="begin"/>
      </w:r>
      <w:r>
        <w:instrText xml:space="preserve"> HYPERLINK \l "_Toc179916033" </w:instrText>
      </w:r>
      <w:r>
        <w:fldChar w:fldCharType="separate"/>
      </w:r>
      <w:r>
        <w:rPr>
          <w:rStyle w:val="15"/>
          <w:rFonts w:hint="eastAsia"/>
        </w:rPr>
        <w:t>4.2支持软件</w:t>
      </w:r>
      <w:r>
        <w:rPr>
          <w:rFonts w:hint="eastAsia"/>
        </w:rPr>
        <w:tab/>
      </w:r>
      <w:r>
        <w:rPr>
          <w:rFonts w:hint="eastAsia"/>
        </w:rPr>
        <w:fldChar w:fldCharType="begin"/>
      </w:r>
      <w:r>
        <w:rPr>
          <w:rFonts w:hint="eastAsia"/>
        </w:rPr>
        <w:instrText xml:space="preserve"> </w:instrText>
      </w:r>
      <w:r>
        <w:instrText xml:space="preserve">PAGEREF _Toc179916033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C236684">
      <w:pPr>
        <w:pStyle w:val="9"/>
        <w:tabs>
          <w:tab w:val="right" w:leader="dot" w:pos="8296"/>
        </w:tabs>
        <w:rPr>
          <w:smallCaps w:val="0"/>
          <w:szCs w:val="22"/>
        </w:rPr>
      </w:pPr>
      <w:r>
        <w:fldChar w:fldCharType="begin"/>
      </w:r>
      <w:r>
        <w:instrText xml:space="preserve"> HYPERLINK \l "_Toc179916034" </w:instrText>
      </w:r>
      <w:r>
        <w:fldChar w:fldCharType="separate"/>
      </w:r>
      <w:r>
        <w:rPr>
          <w:rStyle w:val="15"/>
          <w:rFonts w:hint="eastAsia"/>
        </w:rPr>
        <w:t>4.3接口</w:t>
      </w:r>
      <w:r>
        <w:rPr>
          <w:rFonts w:hint="eastAsia"/>
        </w:rPr>
        <w:tab/>
      </w:r>
      <w:r>
        <w:rPr>
          <w:rFonts w:hint="eastAsia"/>
        </w:rPr>
        <w:fldChar w:fldCharType="begin"/>
      </w:r>
      <w:r>
        <w:rPr>
          <w:rFonts w:hint="eastAsia"/>
        </w:rPr>
        <w:instrText xml:space="preserve"> </w:instrText>
      </w:r>
      <w:r>
        <w:instrText xml:space="preserve">PAGEREF _Toc179916034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520B21E">
      <w:pPr>
        <w:pStyle w:val="9"/>
        <w:tabs>
          <w:tab w:val="right" w:leader="dot" w:pos="8296"/>
        </w:tabs>
        <w:rPr>
          <w:smallCaps w:val="0"/>
          <w:szCs w:val="22"/>
        </w:rPr>
      </w:pPr>
      <w:r>
        <w:fldChar w:fldCharType="begin"/>
      </w:r>
      <w:r>
        <w:instrText xml:space="preserve"> HYPERLINK \l "_Toc179916035" </w:instrText>
      </w:r>
      <w:r>
        <w:fldChar w:fldCharType="separate"/>
      </w:r>
      <w:r>
        <w:rPr>
          <w:rStyle w:val="15"/>
          <w:rFonts w:hint="eastAsia"/>
        </w:rPr>
        <w:t>4.4控制</w:t>
      </w:r>
      <w:r>
        <w:rPr>
          <w:rFonts w:hint="eastAsia"/>
        </w:rPr>
        <w:tab/>
      </w:r>
      <w:r>
        <w:rPr>
          <w:rFonts w:hint="eastAsia"/>
        </w:rPr>
        <w:fldChar w:fldCharType="begin"/>
      </w:r>
      <w:r>
        <w:rPr>
          <w:rFonts w:hint="eastAsia"/>
        </w:rPr>
        <w:instrText xml:space="preserve"> </w:instrText>
      </w:r>
      <w:r>
        <w:instrText xml:space="preserve">PAGEREF _Toc179916035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25DEC68">
      <w:r>
        <w:rPr>
          <w:b/>
          <w:bCs/>
          <w:lang w:val="zh-CN"/>
        </w:rPr>
        <w:fldChar w:fldCharType="end"/>
      </w:r>
    </w:p>
    <w:p w14:paraId="784344DE">
      <w:pPr>
        <w:spacing w:line="360" w:lineRule="auto"/>
        <w:jc w:val="center"/>
        <w:rPr>
          <w:b/>
          <w:bCs/>
          <w:sz w:val="44"/>
        </w:rPr>
        <w:sectPr>
          <w:pgSz w:w="11906" w:h="16838"/>
          <w:pgMar w:top="1440" w:right="1800" w:bottom="1440" w:left="1800" w:header="851" w:footer="992" w:gutter="0"/>
          <w:cols w:space="720" w:num="1"/>
          <w:docGrid w:type="lines" w:linePitch="312" w:charSpace="0"/>
        </w:sectPr>
      </w:pPr>
    </w:p>
    <w:p w14:paraId="47B5F8DA">
      <w:pPr>
        <w:spacing w:line="360" w:lineRule="auto"/>
        <w:jc w:val="center"/>
      </w:pPr>
      <w:r>
        <w:rPr>
          <w:rFonts w:hint="eastAsia"/>
          <w:b/>
          <w:bCs/>
          <w:sz w:val="44"/>
        </w:rPr>
        <w:t>软件需求说明书</w:t>
      </w:r>
    </w:p>
    <w:p w14:paraId="2B1894F2">
      <w:pPr>
        <w:pStyle w:val="2"/>
        <w:spacing w:line="360" w:lineRule="auto"/>
        <w:rPr>
          <w:color w:val="4874CB" w:themeColor="accent1"/>
          <w14:textFill>
            <w14:solidFill>
              <w14:schemeClr w14:val="accent1"/>
            </w14:solidFill>
          </w14:textFill>
        </w:rPr>
      </w:pPr>
      <w:bookmarkStart w:id="2" w:name="_Toc430813078"/>
      <w:bookmarkStart w:id="3" w:name="_Toc179916010"/>
      <w:r>
        <w:rPr>
          <w:rFonts w:hint="eastAsia"/>
        </w:rPr>
        <w:t>一、引言</w:t>
      </w:r>
      <w:bookmarkEnd w:id="2"/>
      <w:bookmarkEnd w:id="3"/>
    </w:p>
    <w:p w14:paraId="6916C1E8">
      <w:pPr>
        <w:pStyle w:val="3"/>
        <w:spacing w:line="360" w:lineRule="auto"/>
        <w:rPr>
          <w:rFonts w:ascii="Times New Roman" w:hAnsi="Times New Roman" w:eastAsia="宋体"/>
        </w:rPr>
      </w:pPr>
      <w:bookmarkStart w:id="4" w:name="_Toc430813079"/>
      <w:bookmarkStart w:id="5" w:name="_Toc179916011"/>
      <w:r>
        <w:rPr>
          <w:rFonts w:hint="eastAsia" w:ascii="Times New Roman" w:hAnsi="Times New Roman" w:eastAsia="宋体"/>
        </w:rPr>
        <w:t>1.1编写目的</w:t>
      </w:r>
      <w:bookmarkEnd w:id="4"/>
      <w:bookmarkEnd w:id="5"/>
    </w:p>
    <w:p w14:paraId="2919D1C0">
      <w:pPr>
        <w:pStyle w:val="10"/>
        <w:widowControl/>
        <w:rPr>
          <w:kern w:val="2"/>
          <w:sz w:val="21"/>
        </w:rPr>
      </w:pPr>
      <w:bookmarkStart w:id="6" w:name="_Toc430813080"/>
      <w:bookmarkStart w:id="7" w:name="_Toc179916012"/>
      <w:r>
        <w:rPr>
          <w:rFonts w:hint="eastAsia"/>
          <w:kern w:val="2"/>
          <w:sz w:val="21"/>
        </w:rPr>
        <w:t>本需求获取报告的目的在于：</w:t>
      </w:r>
    </w:p>
    <w:p w14:paraId="5E907EE0">
      <w:pPr>
        <w:pStyle w:val="10"/>
        <w:widowControl/>
        <w:numPr>
          <w:ilvl w:val="0"/>
          <w:numId w:val="1"/>
        </w:numPr>
        <w:rPr>
          <w:kern w:val="2"/>
          <w:sz w:val="21"/>
        </w:rPr>
      </w:pPr>
      <w:r>
        <w:rPr>
          <w:rFonts w:hint="eastAsia"/>
          <w:kern w:val="2"/>
          <w:sz w:val="21"/>
        </w:rPr>
        <w:t>将项目《课程互动管理系统》（下称“本系统”）的目标、功能需求与非功能需求进行系统化、精确化、可验证化的整理；</w:t>
      </w:r>
    </w:p>
    <w:p w14:paraId="68604631">
      <w:pPr>
        <w:pStyle w:val="10"/>
        <w:widowControl/>
        <w:numPr>
          <w:ilvl w:val="0"/>
          <w:numId w:val="1"/>
        </w:numPr>
        <w:rPr>
          <w:kern w:val="2"/>
          <w:sz w:val="21"/>
        </w:rPr>
      </w:pPr>
      <w:r>
        <w:rPr>
          <w:rFonts w:hint="eastAsia"/>
          <w:kern w:val="2"/>
          <w:sz w:val="21"/>
        </w:rPr>
        <w:t xml:space="preserve">为设计与实现阶段提供清晰的开发依据与验收依据； </w:t>
      </w:r>
    </w:p>
    <w:p w14:paraId="5071B871">
      <w:pPr>
        <w:pStyle w:val="10"/>
        <w:widowControl/>
        <w:numPr>
          <w:ilvl w:val="0"/>
          <w:numId w:val="1"/>
        </w:numPr>
        <w:rPr>
          <w:kern w:val="2"/>
          <w:sz w:val="21"/>
        </w:rPr>
      </w:pPr>
      <w:r>
        <w:rPr>
          <w:rFonts w:hint="eastAsia"/>
          <w:kern w:val="2"/>
          <w:sz w:val="21"/>
        </w:rPr>
        <w:t>为项目组成员分工、测试、部署与后续维护提供参考。</w:t>
      </w:r>
    </w:p>
    <w:p w14:paraId="35BD9D72">
      <w:pPr>
        <w:pStyle w:val="10"/>
        <w:widowControl/>
        <w:rPr>
          <w:kern w:val="2"/>
          <w:sz w:val="21"/>
        </w:rPr>
      </w:pPr>
      <w:r>
        <w:rPr>
          <w:rFonts w:hint="eastAsia"/>
          <w:kern w:val="2"/>
          <w:sz w:val="21"/>
        </w:rPr>
        <w:t>预期读者：项目组成员（开发、测试、产品）、指导教师、项目评审与后续维护人员</w:t>
      </w:r>
    </w:p>
    <w:p w14:paraId="464DE273">
      <w:pPr>
        <w:pStyle w:val="3"/>
        <w:spacing w:line="360" w:lineRule="auto"/>
        <w:rPr>
          <w:rFonts w:ascii="Times New Roman" w:hAnsi="Times New Roman" w:eastAsia="宋体"/>
        </w:rPr>
      </w:pPr>
      <w:r>
        <w:rPr>
          <w:rFonts w:hint="eastAsia" w:ascii="Times New Roman" w:hAnsi="Times New Roman" w:eastAsia="宋体"/>
        </w:rPr>
        <w:t>1.2背景</w:t>
      </w:r>
      <w:bookmarkEnd w:id="6"/>
      <w:bookmarkEnd w:id="7"/>
    </w:p>
    <w:p w14:paraId="34F52CEC">
      <w:pPr>
        <w:ind w:firstLine="420"/>
      </w:pPr>
      <w:r>
        <w:rPr>
          <w:rFonts w:hint="eastAsia"/>
        </w:rPr>
        <w:t>说明：</w:t>
      </w:r>
    </w:p>
    <w:p w14:paraId="3CC916BA">
      <w:pPr>
        <w:numPr>
          <w:ilvl w:val="0"/>
          <w:numId w:val="2"/>
        </w:numPr>
        <w:spacing w:line="360" w:lineRule="auto"/>
      </w:pPr>
      <w:r>
        <w:rPr>
          <w:rFonts w:hint="eastAsia"/>
        </w:rPr>
        <w:t>待开发的软件系统的名称：课程互动管理系统；</w:t>
      </w:r>
    </w:p>
    <w:p w14:paraId="0979B1DE">
      <w:pPr>
        <w:numPr>
          <w:ilvl w:val="0"/>
          <w:numId w:val="2"/>
        </w:numPr>
        <w:spacing w:line="360" w:lineRule="auto"/>
      </w:pPr>
      <w:r>
        <w:rPr>
          <w:rFonts w:hint="eastAsia"/>
        </w:rPr>
        <w:t>本项目的任务提出者：</w:t>
      </w:r>
      <w:r>
        <w:t xml:space="preserve"> </w:t>
      </w:r>
      <w:r>
        <w:rPr>
          <w:rFonts w:hint="eastAsia"/>
        </w:rPr>
        <w:t>周晨鸣 冉茂印 王晓栋；</w:t>
      </w:r>
    </w:p>
    <w:p w14:paraId="1CA95264">
      <w:pPr>
        <w:numPr>
          <w:ilvl w:val="0"/>
          <w:numId w:val="2"/>
        </w:numPr>
        <w:spacing w:line="360" w:lineRule="auto"/>
      </w:pPr>
      <w:r>
        <w:rPr>
          <w:rFonts w:hint="eastAsia"/>
        </w:rPr>
        <w:t>本项目的任务开发者：</w:t>
      </w:r>
      <w:r>
        <w:t xml:space="preserve"> </w:t>
      </w:r>
      <w:r>
        <w:rPr>
          <w:rFonts w:hint="eastAsia"/>
        </w:rPr>
        <w:t>周晨鸣 冉茂印 王晓栋；</w:t>
      </w:r>
    </w:p>
    <w:p w14:paraId="26CA7768">
      <w:pPr>
        <w:numPr>
          <w:ilvl w:val="0"/>
          <w:numId w:val="2"/>
        </w:numPr>
        <w:spacing w:line="360" w:lineRule="auto"/>
      </w:pPr>
      <w:r>
        <w:rPr>
          <w:rFonts w:hint="eastAsia"/>
        </w:rPr>
        <w:t>用户：学生，教师，管理员；</w:t>
      </w:r>
    </w:p>
    <w:p w14:paraId="4053A9A6">
      <w:pPr>
        <w:numPr>
          <w:ilvl w:val="0"/>
          <w:numId w:val="2"/>
        </w:numPr>
        <w:spacing w:line="360" w:lineRule="auto"/>
      </w:pPr>
      <w:r>
        <w:rPr>
          <w:rFonts w:hint="eastAsia"/>
        </w:rPr>
        <w:t>实现该软件的计算中心或计算机网络：南京航空航天大学计算中心。</w:t>
      </w:r>
    </w:p>
    <w:p w14:paraId="64A0091D">
      <w:pPr>
        <w:pStyle w:val="3"/>
        <w:spacing w:line="360" w:lineRule="auto"/>
        <w:rPr>
          <w:rFonts w:ascii="Times New Roman" w:hAnsi="Times New Roman" w:eastAsia="宋体"/>
        </w:rPr>
      </w:pPr>
      <w:bookmarkStart w:id="8" w:name="_Toc430813081"/>
      <w:bookmarkStart w:id="9" w:name="_Toc179916013"/>
      <w:r>
        <w:rPr>
          <w:rFonts w:hint="eastAsia" w:ascii="Times New Roman" w:hAnsi="Times New Roman" w:eastAsia="宋体"/>
        </w:rPr>
        <w:t>1.3定义</w:t>
      </w:r>
      <w:bookmarkEnd w:id="8"/>
      <w:bookmarkEnd w:id="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287"/>
      </w:tblGrid>
      <w:tr w14:paraId="037D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A8A8622">
            <w:pPr>
              <w:spacing w:line="360" w:lineRule="auto"/>
              <w:jc w:val="center"/>
              <w:rPr>
                <w:rFonts w:hint="eastAsia" w:ascii="宋体" w:hAnsi="宋体" w:cstheme="minorBidi"/>
                <w:szCs w:val="22"/>
              </w:rPr>
            </w:pPr>
            <w:r>
              <w:rPr>
                <w:rFonts w:hint="eastAsia" w:ascii="宋体" w:hAnsi="宋体" w:cstheme="minorBidi"/>
                <w:szCs w:val="22"/>
              </w:rPr>
              <w:t>名称</w:t>
            </w:r>
          </w:p>
        </w:tc>
        <w:tc>
          <w:tcPr>
            <w:tcW w:w="6287" w:type="dxa"/>
          </w:tcPr>
          <w:p w14:paraId="5F48B611">
            <w:pPr>
              <w:spacing w:line="360" w:lineRule="auto"/>
              <w:jc w:val="center"/>
              <w:rPr>
                <w:rFonts w:hint="eastAsia" w:ascii="宋体" w:hAnsi="宋体" w:cstheme="minorBidi"/>
                <w:szCs w:val="22"/>
              </w:rPr>
            </w:pPr>
            <w:r>
              <w:rPr>
                <w:rFonts w:hint="eastAsia" w:ascii="宋体" w:hAnsi="宋体" w:cstheme="minorBidi"/>
                <w:szCs w:val="22"/>
              </w:rPr>
              <w:t>说明</w:t>
            </w:r>
          </w:p>
        </w:tc>
      </w:tr>
      <w:tr w14:paraId="6928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5FE486D">
            <w:pPr>
              <w:spacing w:line="360" w:lineRule="auto"/>
              <w:jc w:val="center"/>
              <w:rPr>
                <w:rFonts w:hint="eastAsia" w:ascii="宋体" w:hAnsi="宋体" w:cstheme="minorBidi"/>
                <w:szCs w:val="22"/>
              </w:rPr>
            </w:pPr>
            <w:r>
              <w:rPr>
                <w:rFonts w:hint="eastAsia" w:ascii="宋体" w:hAnsi="宋体" w:cstheme="minorBidi"/>
                <w:szCs w:val="22"/>
              </w:rPr>
              <w:t>帐号</w:t>
            </w:r>
          </w:p>
        </w:tc>
        <w:tc>
          <w:tcPr>
            <w:tcW w:w="6287" w:type="dxa"/>
          </w:tcPr>
          <w:p w14:paraId="072D1FC5">
            <w:pPr>
              <w:spacing w:line="360" w:lineRule="auto"/>
              <w:jc w:val="center"/>
              <w:rPr>
                <w:rFonts w:hint="eastAsia" w:ascii="宋体" w:hAnsi="宋体" w:cstheme="minorBidi"/>
                <w:szCs w:val="22"/>
              </w:rPr>
            </w:pPr>
            <w:r>
              <w:rPr>
                <w:rFonts w:hint="eastAsia" w:ascii="宋体" w:hAnsi="宋体" w:cstheme="minorBidi"/>
                <w:szCs w:val="22"/>
              </w:rPr>
              <w:t>用户注册时登记并验证的手机号码</w:t>
            </w:r>
          </w:p>
        </w:tc>
      </w:tr>
      <w:tr w14:paraId="23B5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02E8F0C">
            <w:pPr>
              <w:spacing w:line="360" w:lineRule="auto"/>
              <w:jc w:val="center"/>
              <w:rPr>
                <w:rFonts w:hint="eastAsia" w:ascii="宋体" w:hAnsi="宋体" w:cstheme="minorBidi"/>
                <w:szCs w:val="22"/>
              </w:rPr>
            </w:pPr>
            <w:r>
              <w:rPr>
                <w:rFonts w:hint="eastAsia" w:ascii="宋体" w:hAnsi="宋体" w:cstheme="minorBidi"/>
                <w:szCs w:val="22"/>
              </w:rPr>
              <w:t>用户分类</w:t>
            </w:r>
          </w:p>
        </w:tc>
        <w:tc>
          <w:tcPr>
            <w:tcW w:w="6287" w:type="dxa"/>
          </w:tcPr>
          <w:p w14:paraId="2532AA22">
            <w:pPr>
              <w:spacing w:line="360" w:lineRule="auto"/>
              <w:jc w:val="center"/>
              <w:rPr>
                <w:rFonts w:hint="eastAsia" w:ascii="宋体" w:hAnsi="宋体" w:cstheme="minorBidi"/>
                <w:szCs w:val="22"/>
              </w:rPr>
            </w:pPr>
            <w:r>
              <w:rPr>
                <w:rFonts w:hint="eastAsia" w:ascii="宋体" w:hAnsi="宋体" w:cstheme="minorBidi"/>
                <w:szCs w:val="22"/>
              </w:rPr>
              <w:t>分为学生、教师和教务员三类，每个帐号都有一个类别</w:t>
            </w:r>
          </w:p>
        </w:tc>
      </w:tr>
      <w:tr w14:paraId="3C25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BDFF836">
            <w:pPr>
              <w:spacing w:line="360" w:lineRule="auto"/>
              <w:jc w:val="center"/>
              <w:rPr>
                <w:rFonts w:hint="eastAsia" w:ascii="宋体" w:hAnsi="宋体" w:cstheme="minorBidi"/>
                <w:szCs w:val="22"/>
              </w:rPr>
            </w:pPr>
            <w:r>
              <w:rPr>
                <w:rFonts w:hint="eastAsia" w:ascii="宋体" w:hAnsi="宋体" w:cstheme="minorBidi"/>
                <w:szCs w:val="22"/>
              </w:rPr>
              <w:t>用户信息管理</w:t>
            </w:r>
          </w:p>
        </w:tc>
        <w:tc>
          <w:tcPr>
            <w:tcW w:w="6287" w:type="dxa"/>
          </w:tcPr>
          <w:p w14:paraId="2A41DF6C">
            <w:pPr>
              <w:spacing w:line="360" w:lineRule="auto"/>
              <w:jc w:val="center"/>
              <w:rPr>
                <w:rFonts w:hint="eastAsia" w:ascii="宋体" w:hAnsi="宋体" w:cstheme="minorBidi"/>
                <w:szCs w:val="22"/>
              </w:rPr>
            </w:pPr>
            <w:r>
              <w:rPr>
                <w:rFonts w:hint="eastAsia" w:ascii="宋体" w:hAnsi="宋体" w:cstheme="minorBidi"/>
                <w:szCs w:val="22"/>
              </w:rPr>
              <w:t>学生、教师和教务员都可通过该模块对用户信息进行增加、查询、修改、删除操作，分别对应注册、登陆、修改密码和用户信息、注销帐号</w:t>
            </w:r>
          </w:p>
        </w:tc>
      </w:tr>
      <w:tr w14:paraId="0CB4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3A64E12">
            <w:pPr>
              <w:spacing w:line="360" w:lineRule="auto"/>
              <w:jc w:val="center"/>
              <w:rPr>
                <w:rFonts w:hint="eastAsia" w:ascii="宋体" w:hAnsi="宋体" w:cstheme="minorBidi"/>
                <w:szCs w:val="22"/>
              </w:rPr>
            </w:pPr>
            <w:r>
              <w:rPr>
                <w:rFonts w:hint="eastAsia" w:ascii="宋体" w:hAnsi="宋体" w:cstheme="minorBidi"/>
                <w:szCs w:val="22"/>
              </w:rPr>
              <w:t>添加课程信息</w:t>
            </w:r>
          </w:p>
        </w:tc>
        <w:tc>
          <w:tcPr>
            <w:tcW w:w="6287" w:type="dxa"/>
          </w:tcPr>
          <w:p w14:paraId="4E0E1122">
            <w:pPr>
              <w:spacing w:line="360" w:lineRule="auto"/>
              <w:jc w:val="center"/>
              <w:rPr>
                <w:rFonts w:hint="eastAsia" w:ascii="宋体" w:hAnsi="宋体" w:cstheme="minorBidi"/>
                <w:szCs w:val="22"/>
              </w:rPr>
            </w:pPr>
            <w:r>
              <w:rPr>
                <w:rFonts w:hint="eastAsia" w:ascii="宋体" w:hAnsi="宋体" w:cstheme="minorBidi"/>
                <w:szCs w:val="22"/>
              </w:rPr>
              <w:t>教务员添加新的课程信息，录入课程名称、课程代码、授课教师、开课学期、课程描述、授课地点、上课时间、课程人数上限等信息。</w:t>
            </w:r>
          </w:p>
        </w:tc>
      </w:tr>
      <w:tr w14:paraId="2FB86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5E0E3AD">
            <w:pPr>
              <w:spacing w:line="360" w:lineRule="auto"/>
              <w:jc w:val="center"/>
              <w:rPr>
                <w:rFonts w:hint="eastAsia" w:ascii="宋体" w:hAnsi="宋体" w:cstheme="minorBidi"/>
                <w:szCs w:val="22"/>
              </w:rPr>
            </w:pPr>
            <w:r>
              <w:rPr>
                <w:rFonts w:hint="eastAsia" w:ascii="宋体" w:hAnsi="宋体" w:cstheme="minorBidi"/>
                <w:szCs w:val="22"/>
              </w:rPr>
              <w:t>查询课程信息</w:t>
            </w:r>
          </w:p>
        </w:tc>
        <w:tc>
          <w:tcPr>
            <w:tcW w:w="6287" w:type="dxa"/>
          </w:tcPr>
          <w:p w14:paraId="4F8B57E9">
            <w:pPr>
              <w:spacing w:line="360" w:lineRule="auto"/>
              <w:jc w:val="center"/>
              <w:rPr>
                <w:rFonts w:hint="eastAsia" w:ascii="宋体" w:hAnsi="宋体" w:cstheme="minorBidi"/>
                <w:szCs w:val="22"/>
              </w:rPr>
            </w:pPr>
            <w:r>
              <w:rPr>
                <w:rFonts w:hint="eastAsia" w:ascii="宋体" w:hAnsi="宋体" w:cstheme="minorBidi"/>
                <w:szCs w:val="22"/>
              </w:rPr>
              <w:t>学生、教师和教务员可以查看所有课程信息，也可以通过多种筛选条件快速查询特定课程的详情。</w:t>
            </w:r>
          </w:p>
        </w:tc>
      </w:tr>
      <w:tr w14:paraId="3806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14A91AA">
            <w:pPr>
              <w:spacing w:line="360" w:lineRule="auto"/>
              <w:jc w:val="center"/>
              <w:rPr>
                <w:rFonts w:hint="eastAsia" w:ascii="宋体" w:hAnsi="宋体" w:cstheme="minorBidi"/>
                <w:szCs w:val="22"/>
              </w:rPr>
            </w:pPr>
            <w:r>
              <w:rPr>
                <w:rFonts w:hint="eastAsia" w:ascii="宋体" w:hAnsi="宋体" w:cstheme="minorBidi"/>
                <w:szCs w:val="22"/>
              </w:rPr>
              <w:t>修改课程信息</w:t>
            </w:r>
          </w:p>
        </w:tc>
        <w:tc>
          <w:tcPr>
            <w:tcW w:w="6287" w:type="dxa"/>
          </w:tcPr>
          <w:p w14:paraId="34C300E6">
            <w:pPr>
              <w:spacing w:line="360" w:lineRule="auto"/>
              <w:jc w:val="center"/>
              <w:rPr>
                <w:rFonts w:hint="eastAsia" w:ascii="宋体" w:hAnsi="宋体" w:cstheme="minorBidi"/>
                <w:szCs w:val="22"/>
              </w:rPr>
            </w:pPr>
            <w:r>
              <w:rPr>
                <w:rFonts w:hint="eastAsia" w:ascii="宋体" w:hAnsi="宋体" w:cstheme="minorBidi"/>
                <w:szCs w:val="22"/>
              </w:rPr>
              <w:t>教务员对现有的课程信息进行修改，系统修改前会要求教务员确认，以防误操作。</w:t>
            </w:r>
          </w:p>
        </w:tc>
      </w:tr>
      <w:tr w14:paraId="7AE8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2A1A190">
            <w:pPr>
              <w:spacing w:line="360" w:lineRule="auto"/>
              <w:jc w:val="center"/>
              <w:rPr>
                <w:rFonts w:hint="eastAsia" w:ascii="宋体" w:hAnsi="宋体" w:cstheme="minorBidi"/>
                <w:szCs w:val="22"/>
              </w:rPr>
            </w:pPr>
            <w:r>
              <w:rPr>
                <w:rFonts w:hint="eastAsia" w:ascii="宋体" w:hAnsi="宋体" w:cstheme="minorBidi"/>
                <w:szCs w:val="22"/>
              </w:rPr>
              <w:t>删除课程信息</w:t>
            </w:r>
          </w:p>
        </w:tc>
        <w:tc>
          <w:tcPr>
            <w:tcW w:w="6287" w:type="dxa"/>
          </w:tcPr>
          <w:p w14:paraId="6DC00766">
            <w:pPr>
              <w:spacing w:line="360" w:lineRule="auto"/>
              <w:jc w:val="center"/>
              <w:rPr>
                <w:rFonts w:hint="eastAsia" w:ascii="宋体" w:hAnsi="宋体" w:cstheme="minorBidi"/>
                <w:szCs w:val="22"/>
              </w:rPr>
            </w:pPr>
            <w:r>
              <w:rPr>
                <w:rFonts w:hint="eastAsia" w:ascii="宋体" w:hAnsi="宋体" w:cstheme="minorBidi"/>
                <w:szCs w:val="22"/>
              </w:rPr>
              <w:t>教务员可通过此功能将其信息从系统中删除。</w:t>
            </w:r>
          </w:p>
        </w:tc>
      </w:tr>
      <w:tr w14:paraId="432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CEAEA59">
            <w:pPr>
              <w:spacing w:line="360" w:lineRule="auto"/>
              <w:jc w:val="center"/>
              <w:rPr>
                <w:rFonts w:hint="eastAsia" w:ascii="宋体" w:hAnsi="宋体" w:cstheme="minorBidi"/>
                <w:szCs w:val="22"/>
              </w:rPr>
            </w:pPr>
            <w:r>
              <w:rPr>
                <w:rFonts w:ascii="宋体" w:hAnsi="宋体" w:cstheme="minorBidi"/>
                <w:szCs w:val="22"/>
              </w:rPr>
              <w:t>修改作业信息</w:t>
            </w:r>
          </w:p>
        </w:tc>
        <w:tc>
          <w:tcPr>
            <w:tcW w:w="6287" w:type="dxa"/>
          </w:tcPr>
          <w:p w14:paraId="6B2D47C0">
            <w:pPr>
              <w:spacing w:line="360" w:lineRule="auto"/>
              <w:jc w:val="center"/>
              <w:rPr>
                <w:rFonts w:hint="eastAsia" w:ascii="宋体" w:hAnsi="宋体" w:cstheme="minorBidi"/>
                <w:szCs w:val="22"/>
              </w:rPr>
            </w:pPr>
            <w:r>
              <w:rPr>
                <w:rFonts w:hint="eastAsia" w:ascii="宋体" w:hAnsi="宋体" w:cstheme="minorBidi"/>
                <w:szCs w:val="22"/>
              </w:rPr>
              <w:t>教师在作业截止前可以对已发布但未被学生提交的作业进行修改。</w:t>
            </w:r>
          </w:p>
        </w:tc>
      </w:tr>
      <w:tr w14:paraId="1C69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4668E15">
            <w:pPr>
              <w:spacing w:line="360" w:lineRule="auto"/>
              <w:jc w:val="center"/>
              <w:rPr>
                <w:rFonts w:hint="eastAsia" w:ascii="宋体" w:hAnsi="宋体" w:cstheme="minorBidi"/>
                <w:szCs w:val="22"/>
              </w:rPr>
            </w:pPr>
            <w:r>
              <w:rPr>
                <w:rFonts w:hint="eastAsia" w:ascii="宋体" w:hAnsi="宋体" w:cstheme="minorBidi"/>
                <w:szCs w:val="22"/>
              </w:rPr>
              <w:t>删除作业信息</w:t>
            </w:r>
          </w:p>
        </w:tc>
        <w:tc>
          <w:tcPr>
            <w:tcW w:w="6287" w:type="dxa"/>
          </w:tcPr>
          <w:p w14:paraId="5D659099">
            <w:pPr>
              <w:spacing w:line="360" w:lineRule="auto"/>
              <w:jc w:val="center"/>
              <w:rPr>
                <w:rFonts w:hint="eastAsia" w:ascii="宋体" w:hAnsi="宋体" w:cstheme="minorBidi"/>
                <w:szCs w:val="22"/>
              </w:rPr>
            </w:pPr>
            <w:r>
              <w:rPr>
                <w:rFonts w:hint="eastAsia" w:ascii="宋体" w:hAnsi="宋体" w:cstheme="minorBidi"/>
                <w:szCs w:val="22"/>
              </w:rPr>
              <w:t>教师可以删除自己之前布置的作业。</w:t>
            </w:r>
          </w:p>
        </w:tc>
      </w:tr>
      <w:tr w14:paraId="3B8F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6979D34">
            <w:pPr>
              <w:spacing w:line="360" w:lineRule="auto"/>
              <w:jc w:val="center"/>
              <w:rPr>
                <w:rFonts w:hint="eastAsia" w:ascii="宋体" w:hAnsi="宋体" w:cstheme="minorBidi"/>
                <w:szCs w:val="22"/>
              </w:rPr>
            </w:pPr>
            <w:r>
              <w:rPr>
                <w:rFonts w:hint="eastAsia" w:ascii="宋体" w:hAnsi="宋体" w:cstheme="minorBidi"/>
                <w:szCs w:val="22"/>
              </w:rPr>
              <w:t>查询作业信息</w:t>
            </w:r>
          </w:p>
        </w:tc>
        <w:tc>
          <w:tcPr>
            <w:tcW w:w="6287" w:type="dxa"/>
          </w:tcPr>
          <w:p w14:paraId="017689C5">
            <w:pPr>
              <w:spacing w:line="360" w:lineRule="auto"/>
              <w:jc w:val="center"/>
              <w:rPr>
                <w:rFonts w:hint="eastAsia" w:ascii="宋体" w:hAnsi="宋体" w:cstheme="minorBidi"/>
                <w:szCs w:val="22"/>
              </w:rPr>
            </w:pPr>
            <w:r>
              <w:rPr>
                <w:rFonts w:hint="eastAsia" w:ascii="宋体" w:hAnsi="宋体" w:cstheme="minorBidi"/>
                <w:szCs w:val="22"/>
              </w:rPr>
              <w:t>学生和教师都可以查看已布置的作业信息。</w:t>
            </w:r>
          </w:p>
        </w:tc>
      </w:tr>
      <w:tr w14:paraId="4322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BC4782F">
            <w:pPr>
              <w:spacing w:line="360" w:lineRule="auto"/>
              <w:jc w:val="center"/>
              <w:rPr>
                <w:rFonts w:hint="eastAsia" w:ascii="宋体" w:hAnsi="宋体" w:cstheme="minorBidi"/>
                <w:szCs w:val="22"/>
              </w:rPr>
            </w:pPr>
            <w:r>
              <w:rPr>
                <w:rFonts w:hint="eastAsia" w:ascii="宋体" w:hAnsi="宋体" w:cstheme="minorBidi"/>
                <w:szCs w:val="22"/>
              </w:rPr>
              <w:t>课程信息修改</w:t>
            </w:r>
          </w:p>
        </w:tc>
        <w:tc>
          <w:tcPr>
            <w:tcW w:w="6287" w:type="dxa"/>
          </w:tcPr>
          <w:p w14:paraId="5B436263">
            <w:pPr>
              <w:spacing w:line="360" w:lineRule="auto"/>
              <w:jc w:val="center"/>
              <w:rPr>
                <w:rFonts w:hint="eastAsia" w:ascii="宋体" w:hAnsi="宋体" w:cstheme="minorBidi"/>
                <w:szCs w:val="22"/>
              </w:rPr>
            </w:pPr>
            <w:r>
              <w:rPr>
                <w:rFonts w:hint="eastAsia" w:ascii="宋体" w:hAnsi="宋体" w:cstheme="minorBidi"/>
                <w:szCs w:val="22"/>
              </w:rPr>
              <w:t>教务员可以对系统中现有的课程信息（课程名称、授课教师、授课地点、上课时间、课程描述、课程人数上限）进行修改。</w:t>
            </w:r>
          </w:p>
        </w:tc>
      </w:tr>
      <w:tr w14:paraId="2185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841F54F">
            <w:pPr>
              <w:spacing w:line="360" w:lineRule="auto"/>
              <w:jc w:val="center"/>
              <w:rPr>
                <w:rFonts w:hint="eastAsia" w:ascii="宋体" w:hAnsi="宋体" w:cstheme="minorBidi"/>
                <w:szCs w:val="22"/>
              </w:rPr>
            </w:pPr>
            <w:r>
              <w:rPr>
                <w:rFonts w:hint="eastAsia" w:ascii="宋体" w:hAnsi="宋体" w:cstheme="minorBidi"/>
                <w:szCs w:val="22"/>
              </w:rPr>
              <w:t>课程信息删除</w:t>
            </w:r>
          </w:p>
        </w:tc>
        <w:tc>
          <w:tcPr>
            <w:tcW w:w="6287" w:type="dxa"/>
          </w:tcPr>
          <w:p w14:paraId="356C9464">
            <w:pPr>
              <w:spacing w:line="360" w:lineRule="auto"/>
              <w:jc w:val="center"/>
              <w:rPr>
                <w:rFonts w:hint="eastAsia" w:ascii="宋体" w:hAnsi="宋体" w:cstheme="minorBidi"/>
                <w:szCs w:val="22"/>
              </w:rPr>
            </w:pPr>
            <w:r>
              <w:rPr>
                <w:rFonts w:hint="eastAsia" w:ascii="宋体" w:hAnsi="宋体" w:cstheme="minorBidi"/>
                <w:szCs w:val="22"/>
              </w:rPr>
              <w:t>教务员可以删除已停开或不再提供的课程信息。</w:t>
            </w:r>
          </w:p>
        </w:tc>
      </w:tr>
      <w:tr w14:paraId="4D58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E35ECC3">
            <w:pPr>
              <w:spacing w:line="360" w:lineRule="auto"/>
              <w:jc w:val="center"/>
              <w:rPr>
                <w:rFonts w:hint="eastAsia" w:ascii="宋体" w:hAnsi="宋体" w:cstheme="minorBidi"/>
                <w:szCs w:val="22"/>
              </w:rPr>
            </w:pPr>
            <w:r>
              <w:rPr>
                <w:rFonts w:hint="eastAsia" w:ascii="宋体" w:hAnsi="宋体" w:cstheme="minorBidi"/>
                <w:szCs w:val="22"/>
              </w:rPr>
              <w:t>提交答案</w:t>
            </w:r>
          </w:p>
        </w:tc>
        <w:tc>
          <w:tcPr>
            <w:tcW w:w="6287" w:type="dxa"/>
          </w:tcPr>
          <w:p w14:paraId="15C8A46C">
            <w:pPr>
              <w:spacing w:line="360" w:lineRule="auto"/>
              <w:jc w:val="center"/>
              <w:rPr>
                <w:rFonts w:hint="eastAsia" w:ascii="宋体" w:hAnsi="宋体" w:cstheme="minorBidi"/>
                <w:szCs w:val="22"/>
              </w:rPr>
            </w:pPr>
            <w:r>
              <w:rPr>
                <w:rFonts w:hint="eastAsia" w:ascii="宋体" w:hAnsi="宋体" w:cstheme="minorBidi"/>
                <w:szCs w:val="22"/>
              </w:rPr>
              <w:t>学生完成作业后，进行提交作业答案。</w:t>
            </w:r>
          </w:p>
        </w:tc>
      </w:tr>
      <w:tr w14:paraId="16D2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7C5FF28">
            <w:pPr>
              <w:spacing w:line="360" w:lineRule="auto"/>
              <w:jc w:val="center"/>
              <w:rPr>
                <w:rFonts w:hint="eastAsia" w:ascii="宋体" w:hAnsi="宋体" w:cstheme="minorBidi"/>
                <w:szCs w:val="22"/>
              </w:rPr>
            </w:pPr>
            <w:r>
              <w:rPr>
                <w:rFonts w:hint="eastAsia" w:ascii="宋体" w:hAnsi="宋体" w:cstheme="minorBidi"/>
                <w:szCs w:val="22"/>
              </w:rPr>
              <w:t>修改答案</w:t>
            </w:r>
          </w:p>
        </w:tc>
        <w:tc>
          <w:tcPr>
            <w:tcW w:w="6287" w:type="dxa"/>
          </w:tcPr>
          <w:p w14:paraId="61DA82A3">
            <w:pPr>
              <w:spacing w:line="360" w:lineRule="auto"/>
              <w:jc w:val="center"/>
              <w:rPr>
                <w:rFonts w:hint="eastAsia" w:ascii="宋体" w:hAnsi="宋体" w:cstheme="minorBidi"/>
                <w:szCs w:val="22"/>
              </w:rPr>
            </w:pPr>
            <w:r>
              <w:rPr>
                <w:rFonts w:hint="eastAsia" w:ascii="宋体" w:hAnsi="宋体" w:cstheme="minorBidi"/>
                <w:szCs w:val="22"/>
              </w:rPr>
              <w:t>学生在截至日期或教师批改前，可以修改自己之前的答案。</w:t>
            </w:r>
          </w:p>
        </w:tc>
      </w:tr>
      <w:tr w14:paraId="71A7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2703ACDC">
            <w:pPr>
              <w:spacing w:line="360" w:lineRule="auto"/>
              <w:jc w:val="center"/>
              <w:rPr>
                <w:rFonts w:hint="eastAsia" w:ascii="宋体" w:hAnsi="宋体" w:cstheme="minorBidi"/>
                <w:szCs w:val="22"/>
              </w:rPr>
            </w:pPr>
            <w:r>
              <w:rPr>
                <w:rFonts w:hint="eastAsia" w:ascii="宋体" w:hAnsi="宋体" w:cstheme="minorBidi"/>
                <w:szCs w:val="22"/>
              </w:rPr>
              <w:t>批改答案</w:t>
            </w:r>
          </w:p>
        </w:tc>
        <w:tc>
          <w:tcPr>
            <w:tcW w:w="6287" w:type="dxa"/>
          </w:tcPr>
          <w:p w14:paraId="530B4020">
            <w:pPr>
              <w:spacing w:line="360" w:lineRule="auto"/>
              <w:jc w:val="center"/>
              <w:rPr>
                <w:rFonts w:hint="eastAsia" w:ascii="宋体" w:hAnsi="宋体" w:cstheme="minorBidi"/>
                <w:szCs w:val="22"/>
              </w:rPr>
            </w:pPr>
            <w:r>
              <w:rPr>
                <w:rFonts w:hint="eastAsia" w:ascii="宋体" w:hAnsi="宋体" w:cstheme="minorBidi"/>
                <w:szCs w:val="22"/>
              </w:rPr>
              <w:t>教师在收到学生完成的作业答案后，进行批改，指出可能存在的错误，给予评价。</w:t>
            </w:r>
          </w:p>
        </w:tc>
      </w:tr>
      <w:tr w14:paraId="2462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F8B49E1">
            <w:pPr>
              <w:spacing w:line="360" w:lineRule="auto"/>
              <w:jc w:val="center"/>
              <w:rPr>
                <w:rFonts w:hint="eastAsia" w:ascii="宋体" w:hAnsi="宋体" w:cstheme="minorBidi"/>
                <w:szCs w:val="22"/>
              </w:rPr>
            </w:pPr>
            <w:r>
              <w:rPr>
                <w:rFonts w:hint="eastAsia" w:ascii="宋体" w:hAnsi="宋体" w:cstheme="minorBidi"/>
                <w:szCs w:val="22"/>
              </w:rPr>
              <w:t>查询答案</w:t>
            </w:r>
          </w:p>
        </w:tc>
        <w:tc>
          <w:tcPr>
            <w:tcW w:w="6287" w:type="dxa"/>
          </w:tcPr>
          <w:p w14:paraId="2D9E1395">
            <w:pPr>
              <w:spacing w:line="360" w:lineRule="auto"/>
              <w:jc w:val="center"/>
              <w:rPr>
                <w:rFonts w:hint="eastAsia" w:ascii="宋体" w:hAnsi="宋体" w:cstheme="minorBidi"/>
                <w:szCs w:val="22"/>
              </w:rPr>
            </w:pPr>
            <w:r>
              <w:rPr>
                <w:rFonts w:hint="eastAsia" w:ascii="宋体" w:hAnsi="宋体" w:cstheme="minorBidi"/>
                <w:szCs w:val="22"/>
              </w:rPr>
              <w:t>学生可以查询自己的答案是否被老师批改，或者查看自己之前的答案是否存在不妥之处。</w:t>
            </w:r>
          </w:p>
        </w:tc>
      </w:tr>
      <w:tr w14:paraId="6CD8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F0AFF73">
            <w:pPr>
              <w:spacing w:line="360" w:lineRule="auto"/>
              <w:jc w:val="center"/>
              <w:rPr>
                <w:rFonts w:hint="default" w:ascii="宋体" w:hAnsi="宋体" w:eastAsia="宋体" w:cstheme="minorBidi"/>
                <w:szCs w:val="22"/>
                <w:lang w:val="en-US" w:eastAsia="zh-CN"/>
              </w:rPr>
            </w:pPr>
            <w:r>
              <w:rPr>
                <w:rFonts w:hint="eastAsia" w:ascii="宋体" w:hAnsi="宋体" w:cstheme="minorBidi"/>
                <w:szCs w:val="22"/>
              </w:rPr>
              <w:t>发布问题</w:t>
            </w:r>
            <w:ins w:id="0" w:author="myRan" w:date="2025-10-29T12:21:34Z">
              <w:r>
                <w:rPr>
                  <w:rFonts w:hint="eastAsia" w:ascii="宋体" w:hAnsi="宋体" w:cstheme="minorBidi"/>
                  <w:szCs w:val="22"/>
                  <w:lang w:val="en-US" w:eastAsia="zh-CN"/>
                </w:rPr>
                <w:t>或</w:t>
              </w:r>
            </w:ins>
            <w:ins w:id="1" w:author="myRan" w:date="2025-10-29T12:21:35Z">
              <w:r>
                <w:rPr>
                  <w:rFonts w:hint="eastAsia" w:ascii="宋体" w:hAnsi="宋体" w:cstheme="minorBidi"/>
                  <w:szCs w:val="22"/>
                  <w:lang w:val="en-US" w:eastAsia="zh-CN"/>
                </w:rPr>
                <w:t>反馈</w:t>
              </w:r>
            </w:ins>
          </w:p>
        </w:tc>
        <w:tc>
          <w:tcPr>
            <w:tcW w:w="6287" w:type="dxa"/>
          </w:tcPr>
          <w:p w14:paraId="43F6C461">
            <w:pPr>
              <w:spacing w:line="360" w:lineRule="auto"/>
              <w:jc w:val="center"/>
              <w:rPr>
                <w:rFonts w:hint="eastAsia" w:ascii="宋体" w:hAnsi="宋体" w:cstheme="minorBidi"/>
                <w:szCs w:val="22"/>
              </w:rPr>
            </w:pPr>
            <w:r>
              <w:rPr>
                <w:rFonts w:hint="eastAsia" w:ascii="宋体" w:hAnsi="宋体" w:cstheme="minorBidi"/>
                <w:szCs w:val="22"/>
              </w:rPr>
              <w:t>学生在作业批改后</w:t>
            </w:r>
            <w:del w:id="2" w:author="myRan" w:date="2025-10-29T12:22:04Z">
              <w:r>
                <w:rPr>
                  <w:rFonts w:hint="eastAsia" w:ascii="宋体" w:hAnsi="宋体" w:cstheme="minorBidi"/>
                  <w:szCs w:val="22"/>
                </w:rPr>
                <w:delText>，</w:delText>
              </w:r>
            </w:del>
            <w:del w:id="3" w:author="myRan" w:date="2025-10-29T12:22:03Z">
              <w:r>
                <w:rPr>
                  <w:rFonts w:hint="eastAsia" w:ascii="宋体" w:hAnsi="宋体" w:cstheme="minorBidi"/>
                  <w:szCs w:val="22"/>
                </w:rPr>
                <w:delText>如果对批改</w:delText>
              </w:r>
            </w:del>
            <w:del w:id="4" w:author="myRan" w:date="2025-10-29T12:22:02Z">
              <w:r>
                <w:rPr>
                  <w:rFonts w:hint="eastAsia" w:ascii="宋体" w:hAnsi="宋体" w:cstheme="minorBidi"/>
                  <w:szCs w:val="22"/>
                </w:rPr>
                <w:delText>结果或者作业存</w:delText>
              </w:r>
            </w:del>
            <w:del w:id="5" w:author="myRan" w:date="2025-10-29T12:22:01Z">
              <w:r>
                <w:rPr>
                  <w:rFonts w:hint="eastAsia" w:ascii="宋体" w:hAnsi="宋体" w:cstheme="minorBidi"/>
                  <w:szCs w:val="22"/>
                </w:rPr>
                <w:delText>在疑惑</w:delText>
              </w:r>
            </w:del>
            <w:r>
              <w:rPr>
                <w:rFonts w:hint="eastAsia" w:ascii="宋体" w:hAnsi="宋体" w:cstheme="minorBidi"/>
                <w:szCs w:val="22"/>
              </w:rPr>
              <w:t>，可以向老师提出问题</w:t>
            </w:r>
            <w:ins w:id="6" w:author="myRan" w:date="2025-10-29T12:21:55Z">
              <w:r>
                <w:rPr>
                  <w:rFonts w:hint="eastAsia" w:ascii="宋体" w:hAnsi="宋体" w:cstheme="minorBidi"/>
                  <w:szCs w:val="22"/>
                  <w:lang w:val="en-US" w:eastAsia="zh-CN"/>
                </w:rPr>
                <w:t>或</w:t>
              </w:r>
            </w:ins>
            <w:ins w:id="7" w:author="myRan" w:date="2025-10-29T12:21:57Z">
              <w:r>
                <w:rPr>
                  <w:rFonts w:hint="eastAsia" w:ascii="宋体" w:hAnsi="宋体" w:cstheme="minorBidi"/>
                  <w:szCs w:val="22"/>
                  <w:lang w:val="en-US" w:eastAsia="zh-CN"/>
                </w:rPr>
                <w:t>反馈</w:t>
              </w:r>
            </w:ins>
            <w:r>
              <w:rPr>
                <w:rFonts w:hint="eastAsia" w:ascii="宋体" w:hAnsi="宋体" w:cstheme="minorBidi"/>
                <w:szCs w:val="22"/>
              </w:rPr>
              <w:t>。</w:t>
            </w:r>
          </w:p>
        </w:tc>
      </w:tr>
      <w:tr w14:paraId="2472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DE917C3">
            <w:pPr>
              <w:spacing w:line="360" w:lineRule="auto"/>
              <w:jc w:val="center"/>
              <w:rPr>
                <w:rFonts w:hint="default" w:ascii="宋体" w:hAnsi="宋体" w:eastAsia="宋体" w:cstheme="minorBidi"/>
                <w:szCs w:val="22"/>
                <w:lang w:val="en-US" w:eastAsia="zh-CN"/>
              </w:rPr>
            </w:pPr>
            <w:r>
              <w:rPr>
                <w:rFonts w:hint="eastAsia" w:ascii="宋体" w:hAnsi="宋体" w:cstheme="minorBidi"/>
                <w:szCs w:val="22"/>
              </w:rPr>
              <w:t>查看问题</w:t>
            </w:r>
            <w:ins w:id="8" w:author="myRan" w:date="2025-10-29T12:21:38Z">
              <w:r>
                <w:rPr>
                  <w:rFonts w:hint="eastAsia" w:ascii="宋体" w:hAnsi="宋体" w:cstheme="minorBidi"/>
                  <w:szCs w:val="22"/>
                  <w:lang w:val="en-US" w:eastAsia="zh-CN"/>
                </w:rPr>
                <w:t>或</w:t>
              </w:r>
            </w:ins>
            <w:ins w:id="9" w:author="myRan" w:date="2025-10-29T12:21:39Z">
              <w:r>
                <w:rPr>
                  <w:rFonts w:hint="eastAsia" w:ascii="宋体" w:hAnsi="宋体" w:cstheme="minorBidi"/>
                  <w:szCs w:val="22"/>
                  <w:lang w:val="en-US" w:eastAsia="zh-CN"/>
                </w:rPr>
                <w:t>反馈</w:t>
              </w:r>
            </w:ins>
          </w:p>
        </w:tc>
        <w:tc>
          <w:tcPr>
            <w:tcW w:w="6287" w:type="dxa"/>
          </w:tcPr>
          <w:p w14:paraId="024176AD">
            <w:pPr>
              <w:spacing w:line="360" w:lineRule="auto"/>
              <w:jc w:val="center"/>
              <w:rPr>
                <w:rFonts w:hint="eastAsia" w:ascii="宋体" w:hAnsi="宋体" w:cstheme="minorBidi"/>
                <w:szCs w:val="22"/>
              </w:rPr>
            </w:pPr>
            <w:r>
              <w:rPr>
                <w:rFonts w:hint="eastAsia" w:ascii="宋体" w:hAnsi="宋体" w:cstheme="minorBidi"/>
                <w:szCs w:val="22"/>
              </w:rPr>
              <w:t>学生可以查看自己之前提出的问题</w:t>
            </w:r>
            <w:ins w:id="10" w:author="myRan" w:date="2025-10-29T12:22:11Z">
              <w:r>
                <w:rPr>
                  <w:rFonts w:hint="eastAsia" w:ascii="宋体" w:hAnsi="宋体" w:cstheme="minorBidi"/>
                  <w:szCs w:val="22"/>
                  <w:lang w:val="en-US" w:eastAsia="zh-CN"/>
                </w:rPr>
                <w:t>或</w:t>
              </w:r>
            </w:ins>
            <w:ins w:id="11" w:author="myRan" w:date="2025-10-29T12:22:12Z">
              <w:r>
                <w:rPr>
                  <w:rFonts w:hint="eastAsia" w:ascii="宋体" w:hAnsi="宋体" w:cstheme="minorBidi"/>
                  <w:szCs w:val="22"/>
                  <w:lang w:val="en-US" w:eastAsia="zh-CN"/>
                </w:rPr>
                <w:t>反馈</w:t>
              </w:r>
            </w:ins>
            <w:r>
              <w:rPr>
                <w:rFonts w:hint="eastAsia" w:ascii="宋体" w:hAnsi="宋体" w:cstheme="minorBidi"/>
                <w:szCs w:val="22"/>
              </w:rPr>
              <w:t>，</w:t>
            </w:r>
            <w:del w:id="12" w:author="myRan" w:date="2025-10-29T12:22:20Z">
              <w:r>
                <w:rPr>
                  <w:rFonts w:hint="eastAsia" w:ascii="宋体" w:hAnsi="宋体" w:cstheme="minorBidi"/>
                  <w:szCs w:val="22"/>
                </w:rPr>
                <w:delText>或者</w:delText>
              </w:r>
            </w:del>
            <w:r>
              <w:rPr>
                <w:rFonts w:hint="eastAsia" w:ascii="宋体" w:hAnsi="宋体" w:cstheme="minorBidi"/>
                <w:szCs w:val="22"/>
              </w:rPr>
              <w:t>查看</w:t>
            </w:r>
            <w:del w:id="13" w:author="myRan" w:date="2025-10-29T12:22:19Z">
              <w:r>
                <w:rPr>
                  <w:rFonts w:hint="eastAsia" w:ascii="宋体" w:hAnsi="宋体" w:cstheme="minorBidi"/>
                  <w:szCs w:val="22"/>
                </w:rPr>
                <w:delText>问题</w:delText>
              </w:r>
            </w:del>
            <w:r>
              <w:rPr>
                <w:rFonts w:hint="eastAsia" w:ascii="宋体" w:hAnsi="宋体" w:cstheme="minorBidi"/>
                <w:szCs w:val="22"/>
              </w:rPr>
              <w:t>是否</w:t>
            </w:r>
            <w:del w:id="14" w:author="myRan" w:date="2025-10-29T12:22:26Z">
              <w:r>
                <w:rPr>
                  <w:rFonts w:hint="eastAsia" w:ascii="宋体" w:hAnsi="宋体" w:cstheme="minorBidi"/>
                  <w:szCs w:val="22"/>
                </w:rPr>
                <w:delText>已</w:delText>
              </w:r>
            </w:del>
            <w:r>
              <w:rPr>
                <w:rFonts w:hint="eastAsia" w:ascii="宋体" w:hAnsi="宋体" w:cstheme="minorBidi"/>
                <w:szCs w:val="22"/>
              </w:rPr>
              <w:t>被老师解答。</w:t>
            </w:r>
          </w:p>
        </w:tc>
      </w:tr>
      <w:tr w14:paraId="4677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500C35F">
            <w:pPr>
              <w:spacing w:line="360" w:lineRule="auto"/>
              <w:jc w:val="center"/>
              <w:rPr>
                <w:rFonts w:hint="default" w:ascii="宋体" w:hAnsi="宋体" w:eastAsia="宋体" w:cstheme="minorBidi"/>
                <w:szCs w:val="22"/>
                <w:lang w:val="en-US" w:eastAsia="zh-CN"/>
              </w:rPr>
            </w:pPr>
            <w:r>
              <w:rPr>
                <w:rFonts w:hint="eastAsia" w:ascii="宋体" w:hAnsi="宋体" w:cstheme="minorBidi"/>
                <w:szCs w:val="22"/>
              </w:rPr>
              <w:t>修改问题</w:t>
            </w:r>
            <w:ins w:id="15" w:author="myRan" w:date="2025-10-29T12:21:41Z">
              <w:r>
                <w:rPr>
                  <w:rFonts w:hint="eastAsia" w:ascii="宋体" w:hAnsi="宋体" w:cstheme="minorBidi"/>
                  <w:szCs w:val="22"/>
                  <w:lang w:val="en-US" w:eastAsia="zh-CN"/>
                </w:rPr>
                <w:t>或</w:t>
              </w:r>
            </w:ins>
            <w:ins w:id="16" w:author="myRan" w:date="2025-10-29T12:21:42Z">
              <w:r>
                <w:rPr>
                  <w:rFonts w:hint="eastAsia" w:ascii="宋体" w:hAnsi="宋体" w:cstheme="minorBidi"/>
                  <w:szCs w:val="22"/>
                  <w:lang w:val="en-US" w:eastAsia="zh-CN"/>
                </w:rPr>
                <w:t>反馈</w:t>
              </w:r>
            </w:ins>
          </w:p>
        </w:tc>
        <w:tc>
          <w:tcPr>
            <w:tcW w:w="6287" w:type="dxa"/>
          </w:tcPr>
          <w:p w14:paraId="1953FF56">
            <w:pPr>
              <w:spacing w:line="360" w:lineRule="auto"/>
              <w:jc w:val="center"/>
              <w:rPr>
                <w:rFonts w:hint="eastAsia" w:ascii="宋体" w:hAnsi="宋体" w:cstheme="minorBidi"/>
                <w:szCs w:val="22"/>
              </w:rPr>
            </w:pPr>
            <w:r>
              <w:rPr>
                <w:rFonts w:hint="eastAsia" w:ascii="宋体" w:hAnsi="宋体" w:cstheme="minorBidi"/>
                <w:szCs w:val="22"/>
              </w:rPr>
              <w:t>学生可以修改自己之前提出的问题</w:t>
            </w:r>
            <w:ins w:id="17" w:author="myRan" w:date="2025-10-29T12:22:29Z">
              <w:r>
                <w:rPr>
                  <w:rFonts w:hint="eastAsia" w:ascii="宋体" w:hAnsi="宋体" w:cstheme="minorBidi"/>
                  <w:szCs w:val="22"/>
                  <w:lang w:val="en-US" w:eastAsia="zh-CN"/>
                </w:rPr>
                <w:t>或</w:t>
              </w:r>
            </w:ins>
            <w:ins w:id="18" w:author="myRan" w:date="2025-10-29T12:22:30Z">
              <w:r>
                <w:rPr>
                  <w:rFonts w:hint="eastAsia" w:ascii="宋体" w:hAnsi="宋体" w:cstheme="minorBidi"/>
                  <w:szCs w:val="22"/>
                  <w:lang w:val="en-US" w:eastAsia="zh-CN"/>
                </w:rPr>
                <w:t>反馈</w:t>
              </w:r>
            </w:ins>
            <w:r>
              <w:rPr>
                <w:rFonts w:hint="eastAsia" w:ascii="宋体" w:hAnsi="宋体" w:cstheme="minorBidi"/>
                <w:szCs w:val="22"/>
              </w:rPr>
              <w:t>。</w:t>
            </w:r>
          </w:p>
        </w:tc>
      </w:tr>
      <w:tr w14:paraId="1162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91EA04B">
            <w:pPr>
              <w:spacing w:line="360" w:lineRule="auto"/>
              <w:jc w:val="center"/>
              <w:rPr>
                <w:rFonts w:hint="eastAsia" w:ascii="宋体" w:hAnsi="宋体" w:eastAsia="宋体" w:cstheme="minorBidi"/>
                <w:szCs w:val="22"/>
                <w:lang w:val="en-US" w:eastAsia="zh-CN"/>
              </w:rPr>
            </w:pPr>
            <w:r>
              <w:rPr>
                <w:rFonts w:hint="eastAsia" w:ascii="宋体" w:hAnsi="宋体" w:cstheme="minorBidi"/>
                <w:szCs w:val="22"/>
              </w:rPr>
              <w:t>删除问题</w:t>
            </w:r>
            <w:ins w:id="19" w:author="myRan" w:date="2025-10-29T12:22:45Z">
              <w:r>
                <w:rPr>
                  <w:rFonts w:hint="eastAsia" w:ascii="宋体" w:hAnsi="宋体" w:cstheme="minorBidi"/>
                  <w:szCs w:val="22"/>
                  <w:lang w:val="en-US" w:eastAsia="zh-CN"/>
                </w:rPr>
                <w:t>或</w:t>
              </w:r>
            </w:ins>
            <w:ins w:id="20" w:author="myRan" w:date="2025-10-29T12:21:44Z">
              <w:r>
                <w:rPr>
                  <w:rFonts w:hint="eastAsia" w:ascii="宋体" w:hAnsi="宋体" w:cstheme="minorBidi"/>
                  <w:szCs w:val="22"/>
                  <w:lang w:val="en-US" w:eastAsia="zh-CN"/>
                </w:rPr>
                <w:t>反馈</w:t>
              </w:r>
            </w:ins>
          </w:p>
        </w:tc>
        <w:tc>
          <w:tcPr>
            <w:tcW w:w="6287" w:type="dxa"/>
          </w:tcPr>
          <w:p w14:paraId="56F85F05">
            <w:pPr>
              <w:spacing w:line="360" w:lineRule="auto"/>
              <w:jc w:val="center"/>
              <w:rPr>
                <w:rFonts w:hint="eastAsia" w:ascii="宋体" w:hAnsi="宋体" w:cstheme="minorBidi"/>
                <w:szCs w:val="22"/>
              </w:rPr>
            </w:pPr>
            <w:r>
              <w:rPr>
                <w:rFonts w:hint="eastAsia" w:ascii="宋体" w:hAnsi="宋体" w:cstheme="minorBidi"/>
                <w:szCs w:val="22"/>
              </w:rPr>
              <w:t>学生可以删除自己之前已提出的问题</w:t>
            </w:r>
            <w:ins w:id="21" w:author="myRan" w:date="2025-10-29T12:22:32Z">
              <w:r>
                <w:rPr>
                  <w:rFonts w:hint="eastAsia" w:ascii="宋体" w:hAnsi="宋体" w:cstheme="minorBidi"/>
                  <w:szCs w:val="22"/>
                  <w:lang w:val="en-US" w:eastAsia="zh-CN"/>
                </w:rPr>
                <w:t>或</w:t>
              </w:r>
            </w:ins>
            <w:ins w:id="22" w:author="myRan" w:date="2025-10-29T12:22:33Z">
              <w:r>
                <w:rPr>
                  <w:rFonts w:hint="eastAsia" w:ascii="宋体" w:hAnsi="宋体" w:cstheme="minorBidi"/>
                  <w:szCs w:val="22"/>
                  <w:lang w:val="en-US" w:eastAsia="zh-CN"/>
                </w:rPr>
                <w:t>反馈</w:t>
              </w:r>
            </w:ins>
            <w:r>
              <w:rPr>
                <w:rFonts w:hint="eastAsia" w:ascii="宋体" w:hAnsi="宋体" w:cstheme="minorBidi"/>
                <w:szCs w:val="22"/>
              </w:rPr>
              <w:t>。</w:t>
            </w:r>
          </w:p>
        </w:tc>
      </w:tr>
      <w:tr w14:paraId="49C3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F6782DE">
            <w:pPr>
              <w:spacing w:line="360" w:lineRule="auto"/>
              <w:jc w:val="center"/>
              <w:rPr>
                <w:rFonts w:hint="eastAsia" w:ascii="宋体" w:hAnsi="宋体" w:cstheme="minorBidi"/>
                <w:szCs w:val="22"/>
              </w:rPr>
            </w:pPr>
            <w:bookmarkStart w:id="10" w:name="_Toc430813082"/>
            <w:bookmarkStart w:id="11" w:name="_Toc179916014"/>
            <w:r>
              <w:rPr>
                <w:rFonts w:hint="eastAsia" w:ascii="宋体" w:hAnsi="宋体" w:cstheme="minorBidi"/>
                <w:szCs w:val="22"/>
              </w:rPr>
              <w:t>增加回答</w:t>
            </w:r>
          </w:p>
        </w:tc>
        <w:tc>
          <w:tcPr>
            <w:tcW w:w="6287" w:type="dxa"/>
          </w:tcPr>
          <w:p w14:paraId="41147B1B">
            <w:pPr>
              <w:spacing w:line="360" w:lineRule="auto"/>
              <w:jc w:val="center"/>
              <w:rPr>
                <w:rFonts w:hint="eastAsia" w:ascii="宋体" w:hAnsi="宋体" w:cstheme="minorBidi"/>
                <w:szCs w:val="22"/>
              </w:rPr>
            </w:pPr>
            <w:r>
              <w:rPr>
                <w:rFonts w:hint="eastAsia" w:ascii="宋体" w:hAnsi="宋体" w:cstheme="minorBidi"/>
                <w:szCs w:val="22"/>
              </w:rPr>
              <w:t>教师可以回答学生作业下提出的问题</w:t>
            </w:r>
            <w:ins w:id="23" w:author="myRan" w:date="2025-10-29T12:22:36Z">
              <w:r>
                <w:rPr>
                  <w:rFonts w:hint="eastAsia" w:ascii="宋体" w:hAnsi="宋体" w:cstheme="minorBidi"/>
                  <w:szCs w:val="22"/>
                  <w:lang w:val="en-US" w:eastAsia="zh-CN"/>
                </w:rPr>
                <w:t>或</w:t>
              </w:r>
            </w:ins>
            <w:ins w:id="24" w:author="myRan" w:date="2025-10-29T12:22:37Z">
              <w:r>
                <w:rPr>
                  <w:rFonts w:hint="eastAsia" w:ascii="宋体" w:hAnsi="宋体" w:cstheme="minorBidi"/>
                  <w:szCs w:val="22"/>
                  <w:lang w:val="en-US" w:eastAsia="zh-CN"/>
                </w:rPr>
                <w:t>反馈</w:t>
              </w:r>
            </w:ins>
            <w:r>
              <w:rPr>
                <w:rFonts w:hint="eastAsia" w:ascii="宋体" w:hAnsi="宋体" w:cstheme="minorBidi"/>
                <w:szCs w:val="22"/>
              </w:rPr>
              <w:t>。</w:t>
            </w:r>
          </w:p>
        </w:tc>
      </w:tr>
      <w:tr w14:paraId="713B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D7B495F">
            <w:pPr>
              <w:spacing w:line="360" w:lineRule="auto"/>
              <w:jc w:val="center"/>
              <w:rPr>
                <w:rFonts w:hint="eastAsia" w:ascii="宋体" w:hAnsi="宋体" w:cstheme="minorBidi"/>
                <w:szCs w:val="22"/>
              </w:rPr>
            </w:pPr>
            <w:r>
              <w:rPr>
                <w:rFonts w:hint="eastAsia" w:ascii="宋体" w:hAnsi="宋体" w:cstheme="minorBidi"/>
                <w:szCs w:val="22"/>
              </w:rPr>
              <w:t>查看回答</w:t>
            </w:r>
          </w:p>
        </w:tc>
        <w:tc>
          <w:tcPr>
            <w:tcW w:w="6287" w:type="dxa"/>
          </w:tcPr>
          <w:p w14:paraId="2DBAC59D">
            <w:pPr>
              <w:spacing w:line="360" w:lineRule="auto"/>
              <w:jc w:val="center"/>
              <w:rPr>
                <w:rFonts w:hint="eastAsia" w:ascii="宋体" w:hAnsi="宋体" w:cstheme="minorBidi"/>
                <w:szCs w:val="22"/>
              </w:rPr>
            </w:pPr>
            <w:r>
              <w:rPr>
                <w:rFonts w:hint="eastAsia" w:ascii="宋体" w:hAnsi="宋体" w:cstheme="minorBidi"/>
                <w:szCs w:val="22"/>
              </w:rPr>
              <w:t>教师可以查看自己之前回答，学生可以查看教师给出的回答。</w:t>
            </w:r>
          </w:p>
        </w:tc>
      </w:tr>
      <w:tr w14:paraId="301A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F5422BF">
            <w:pPr>
              <w:spacing w:line="360" w:lineRule="auto"/>
              <w:jc w:val="center"/>
              <w:rPr>
                <w:rFonts w:hint="eastAsia" w:ascii="宋体" w:hAnsi="宋体" w:cstheme="minorBidi"/>
                <w:szCs w:val="22"/>
              </w:rPr>
            </w:pPr>
            <w:r>
              <w:rPr>
                <w:rFonts w:hint="eastAsia" w:ascii="宋体" w:hAnsi="宋体" w:cstheme="minorBidi"/>
                <w:szCs w:val="22"/>
              </w:rPr>
              <w:t>修改回答</w:t>
            </w:r>
          </w:p>
        </w:tc>
        <w:tc>
          <w:tcPr>
            <w:tcW w:w="6287" w:type="dxa"/>
          </w:tcPr>
          <w:p w14:paraId="79C5B0C1">
            <w:pPr>
              <w:spacing w:line="360" w:lineRule="auto"/>
              <w:jc w:val="center"/>
              <w:rPr>
                <w:rFonts w:hint="eastAsia" w:ascii="宋体" w:hAnsi="宋体" w:cstheme="minorBidi"/>
                <w:szCs w:val="22"/>
              </w:rPr>
            </w:pPr>
            <w:r>
              <w:rPr>
                <w:rFonts w:hint="eastAsia" w:ascii="宋体" w:hAnsi="宋体" w:cstheme="minorBidi"/>
                <w:szCs w:val="22"/>
              </w:rPr>
              <w:t>教师可以修改自己之前的回答。</w:t>
            </w:r>
          </w:p>
        </w:tc>
      </w:tr>
      <w:tr w14:paraId="0A9B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2D8F1DC">
            <w:pPr>
              <w:spacing w:line="360" w:lineRule="auto"/>
              <w:jc w:val="center"/>
              <w:rPr>
                <w:rFonts w:hint="eastAsia" w:ascii="宋体" w:hAnsi="宋体" w:cstheme="minorBidi"/>
                <w:szCs w:val="22"/>
              </w:rPr>
            </w:pPr>
            <w:r>
              <w:rPr>
                <w:rFonts w:hint="eastAsia" w:ascii="宋体" w:hAnsi="宋体" w:cstheme="minorBidi"/>
                <w:szCs w:val="22"/>
              </w:rPr>
              <w:t>删除回答</w:t>
            </w:r>
          </w:p>
        </w:tc>
        <w:tc>
          <w:tcPr>
            <w:tcW w:w="6287" w:type="dxa"/>
          </w:tcPr>
          <w:p w14:paraId="27C34E34">
            <w:pPr>
              <w:spacing w:line="360" w:lineRule="auto"/>
              <w:jc w:val="center"/>
              <w:rPr>
                <w:rFonts w:hint="eastAsia" w:ascii="宋体" w:hAnsi="宋体" w:cstheme="minorBidi"/>
                <w:szCs w:val="22"/>
              </w:rPr>
            </w:pPr>
            <w:r>
              <w:rPr>
                <w:rFonts w:hint="eastAsia" w:ascii="宋体" w:hAnsi="宋体" w:cstheme="minorBidi"/>
                <w:szCs w:val="22"/>
              </w:rPr>
              <w:t>教师可以删除自己之前的回答。</w:t>
            </w:r>
          </w:p>
        </w:tc>
      </w:tr>
    </w:tbl>
    <w:p w14:paraId="308C2EAE">
      <w:pPr>
        <w:pStyle w:val="3"/>
        <w:spacing w:line="360" w:lineRule="auto"/>
        <w:rPr>
          <w:rFonts w:ascii="Times New Roman" w:hAnsi="Times New Roman" w:eastAsia="宋体"/>
        </w:rPr>
      </w:pPr>
      <w:r>
        <w:rPr>
          <w:rFonts w:hint="eastAsia" w:ascii="Times New Roman" w:hAnsi="Times New Roman" w:eastAsia="宋体"/>
        </w:rPr>
        <w:t>1.4参考资料</w:t>
      </w:r>
      <w:bookmarkEnd w:id="10"/>
      <w:bookmarkEnd w:id="1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6521"/>
        <w:gridCol w:w="1326"/>
      </w:tblGrid>
      <w:tr w14:paraId="1DA9E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CE7A081">
            <w:pPr>
              <w:spacing w:line="360" w:lineRule="auto"/>
              <w:jc w:val="left"/>
            </w:pPr>
            <w:r>
              <w:rPr>
                <w:rFonts w:hint="eastAsia"/>
              </w:rPr>
              <w:t>编号</w:t>
            </w:r>
          </w:p>
        </w:tc>
        <w:tc>
          <w:tcPr>
            <w:tcW w:w="6521" w:type="dxa"/>
          </w:tcPr>
          <w:p w14:paraId="2D053FCB">
            <w:pPr>
              <w:spacing w:line="360" w:lineRule="auto"/>
              <w:jc w:val="left"/>
            </w:pPr>
            <w:r>
              <w:rPr>
                <w:rFonts w:hint="eastAsia"/>
              </w:rPr>
              <w:t>参考资料</w:t>
            </w:r>
          </w:p>
        </w:tc>
        <w:tc>
          <w:tcPr>
            <w:tcW w:w="1326" w:type="dxa"/>
          </w:tcPr>
          <w:p w14:paraId="3D6D1ACC">
            <w:pPr>
              <w:spacing w:line="360" w:lineRule="auto"/>
              <w:jc w:val="left"/>
            </w:pPr>
            <w:r>
              <w:rPr>
                <w:rFonts w:hint="eastAsia"/>
              </w:rPr>
              <w:t>作者</w:t>
            </w:r>
          </w:p>
        </w:tc>
      </w:tr>
      <w:tr w14:paraId="07AC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ACE0CC5">
            <w:pPr>
              <w:spacing w:line="360" w:lineRule="auto"/>
              <w:jc w:val="center"/>
              <w:rPr>
                <w:szCs w:val="21"/>
              </w:rPr>
            </w:pPr>
            <w:r>
              <w:rPr>
                <w:rFonts w:hint="eastAsia"/>
                <w:szCs w:val="21"/>
              </w:rPr>
              <w:t>1</w:t>
            </w:r>
          </w:p>
        </w:tc>
        <w:tc>
          <w:tcPr>
            <w:tcW w:w="6521" w:type="dxa"/>
          </w:tcPr>
          <w:p w14:paraId="6DCC9138">
            <w:pPr>
              <w:spacing w:line="360" w:lineRule="auto"/>
              <w:jc w:val="left"/>
              <w:rPr>
                <w:szCs w:val="21"/>
              </w:rPr>
            </w:pPr>
            <w:r>
              <w:rPr>
                <w:rFonts w:hint="eastAsia"/>
                <w:szCs w:val="21"/>
              </w:rPr>
              <w:t>《软件工程（第三版）》，高等教育出版社，2012</w:t>
            </w:r>
          </w:p>
        </w:tc>
        <w:tc>
          <w:tcPr>
            <w:tcW w:w="1326" w:type="dxa"/>
          </w:tcPr>
          <w:p w14:paraId="5BEBFF43">
            <w:pPr>
              <w:spacing w:line="360" w:lineRule="auto"/>
              <w:jc w:val="left"/>
              <w:rPr>
                <w:szCs w:val="21"/>
              </w:rPr>
            </w:pPr>
            <w:r>
              <w:rPr>
                <w:rFonts w:hint="eastAsia"/>
                <w:szCs w:val="21"/>
              </w:rPr>
              <w:t>齐治昌等</w:t>
            </w:r>
          </w:p>
        </w:tc>
      </w:tr>
      <w:tr w14:paraId="521C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37CA259">
            <w:pPr>
              <w:spacing w:line="360" w:lineRule="auto"/>
              <w:jc w:val="center"/>
              <w:rPr>
                <w:szCs w:val="21"/>
              </w:rPr>
            </w:pPr>
            <w:r>
              <w:rPr>
                <w:rFonts w:hint="eastAsia"/>
                <w:szCs w:val="21"/>
              </w:rPr>
              <w:t>2</w:t>
            </w:r>
          </w:p>
        </w:tc>
        <w:tc>
          <w:tcPr>
            <w:tcW w:w="6521" w:type="dxa"/>
          </w:tcPr>
          <w:p w14:paraId="5F6CEBC0">
            <w:pPr>
              <w:spacing w:line="360" w:lineRule="auto"/>
              <w:rPr>
                <w:szCs w:val="21"/>
              </w:rPr>
            </w:pPr>
            <w:r>
              <w:rPr>
                <w:rFonts w:hint="eastAsia"/>
                <w:szCs w:val="21"/>
              </w:rPr>
              <w:t>《</w:t>
            </w:r>
            <w:r>
              <w:rPr>
                <w:rFonts w:hint="eastAsia"/>
              </w:rPr>
              <w:t>构建之法（第二版）</w:t>
            </w:r>
            <w:r>
              <w:rPr>
                <w:rFonts w:hint="eastAsia"/>
                <w:szCs w:val="21"/>
              </w:rPr>
              <w:t>》，人民邮电出版社，2015</w:t>
            </w:r>
          </w:p>
        </w:tc>
        <w:tc>
          <w:tcPr>
            <w:tcW w:w="1326" w:type="dxa"/>
          </w:tcPr>
          <w:p w14:paraId="709D0029">
            <w:pPr>
              <w:spacing w:line="360" w:lineRule="auto"/>
              <w:rPr>
                <w:szCs w:val="21"/>
              </w:rPr>
            </w:pPr>
            <w:r>
              <w:rPr>
                <w:rFonts w:hint="eastAsia"/>
                <w:szCs w:val="21"/>
              </w:rPr>
              <w:t>邹欣</w:t>
            </w:r>
          </w:p>
        </w:tc>
      </w:tr>
      <w:tr w14:paraId="3EFC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A7D9C37">
            <w:pPr>
              <w:spacing w:line="360" w:lineRule="auto"/>
              <w:jc w:val="center"/>
              <w:rPr>
                <w:szCs w:val="21"/>
              </w:rPr>
            </w:pPr>
            <w:r>
              <w:rPr>
                <w:rFonts w:hint="eastAsia"/>
                <w:szCs w:val="21"/>
              </w:rPr>
              <w:t>3</w:t>
            </w:r>
          </w:p>
        </w:tc>
        <w:tc>
          <w:tcPr>
            <w:tcW w:w="6521" w:type="dxa"/>
          </w:tcPr>
          <w:p w14:paraId="5FDEA0AD">
            <w:pPr>
              <w:spacing w:line="360" w:lineRule="auto"/>
              <w:rPr>
                <w:szCs w:val="21"/>
              </w:rPr>
            </w:pPr>
            <w:r>
              <w:rPr>
                <w:rFonts w:hint="eastAsia"/>
                <w:szCs w:val="21"/>
              </w:rPr>
              <w:t>《</w:t>
            </w:r>
            <w:r>
              <w:rPr>
                <w:szCs w:val="21"/>
              </w:rPr>
              <w:t>Test-Driven Development with Python</w:t>
            </w:r>
            <w:r>
              <w:rPr>
                <w:rFonts w:hint="eastAsia"/>
                <w:szCs w:val="21"/>
              </w:rPr>
              <w:t>》，</w:t>
            </w:r>
            <w:r>
              <w:rPr>
                <w:szCs w:val="21"/>
              </w:rPr>
              <w:t>O'Reilly</w:t>
            </w:r>
            <w:r>
              <w:rPr>
                <w:rFonts w:hint="eastAsia"/>
                <w:szCs w:val="21"/>
              </w:rPr>
              <w:t>，2014</w:t>
            </w:r>
          </w:p>
        </w:tc>
        <w:tc>
          <w:tcPr>
            <w:tcW w:w="1326" w:type="dxa"/>
          </w:tcPr>
          <w:p w14:paraId="7AC6FD9D">
            <w:pPr>
              <w:spacing w:line="360" w:lineRule="auto"/>
              <w:rPr>
                <w:szCs w:val="21"/>
              </w:rPr>
            </w:pPr>
            <w:r>
              <w:rPr>
                <w:szCs w:val="21"/>
              </w:rPr>
              <w:t xml:space="preserve">Harry J. W </w:t>
            </w:r>
          </w:p>
        </w:tc>
      </w:tr>
    </w:tbl>
    <w:p w14:paraId="71CA2F9A">
      <w:pPr>
        <w:spacing w:line="360" w:lineRule="auto"/>
        <w:ind w:firstLine="420"/>
      </w:pPr>
    </w:p>
    <w:p w14:paraId="74911B15">
      <w:pPr>
        <w:pStyle w:val="2"/>
        <w:spacing w:line="360" w:lineRule="auto"/>
        <w:rPr>
          <w:color w:val="4874CB" w:themeColor="accent1"/>
          <w14:textFill>
            <w14:solidFill>
              <w14:schemeClr w14:val="accent1"/>
            </w14:solidFill>
          </w14:textFill>
        </w:rPr>
      </w:pPr>
      <w:bookmarkStart w:id="12" w:name="_Toc179916015"/>
      <w:bookmarkStart w:id="13" w:name="_Toc430813083"/>
      <w:r>
        <w:rPr>
          <w:rFonts w:hint="eastAsia"/>
        </w:rPr>
        <w:t>2任务概述</w:t>
      </w:r>
      <w:bookmarkEnd w:id="12"/>
      <w:bookmarkEnd w:id="13"/>
    </w:p>
    <w:p w14:paraId="7DC8E372">
      <w:pPr>
        <w:pStyle w:val="3"/>
        <w:spacing w:line="360" w:lineRule="auto"/>
        <w:rPr>
          <w:rFonts w:ascii="Times New Roman" w:hAnsi="Times New Roman" w:eastAsia="宋体"/>
        </w:rPr>
      </w:pPr>
      <w:bookmarkStart w:id="14" w:name="_Toc430813084"/>
      <w:bookmarkStart w:id="15" w:name="_Toc179916016"/>
      <w:r>
        <w:rPr>
          <w:rFonts w:hint="eastAsia" w:ascii="Times New Roman" w:hAnsi="Times New Roman" w:eastAsia="宋体"/>
        </w:rPr>
        <w:t>2.1目标</w:t>
      </w:r>
      <w:bookmarkEnd w:id="14"/>
      <w:bookmarkEnd w:id="15"/>
    </w:p>
    <w:p w14:paraId="1ECA7F22">
      <w:pPr>
        <w:spacing w:line="360" w:lineRule="auto"/>
        <w:ind w:firstLine="420" w:firstLineChars="200"/>
        <w:rPr>
          <w:szCs w:val="21"/>
        </w:rPr>
      </w:pPr>
      <w:r>
        <w:rPr>
          <w:rFonts w:hint="eastAsia"/>
          <w:szCs w:val="21"/>
        </w:rPr>
        <w:t>本课程互动管理系统的目标是为师生提供一个便捷高效的在线教学互动平台，提升课程教学管理效率。通过该系统，教师能够实时发布和管理作业及课程信息，学生能够方便地查看、提交作业和获取学习资源。同时，系统提供用户信息管理、课程信息管理、作业发布、答案提交、问题发布、问题答疑、和反馈管理，确保教学体验的优化；学生可通过反馈功能对课程提出建议，帮助教师改进教学方法；教师可通过作业管理进行在线批改和反馈，通过答疑管理为学生答疑解惑；教务员可以通过课程信息管理对教学资源进行统筹管理，对异常情况进行及时处理；</w:t>
      </w:r>
    </w:p>
    <w:p w14:paraId="597BF26C">
      <w:pPr>
        <w:pStyle w:val="3"/>
        <w:spacing w:line="360" w:lineRule="auto"/>
        <w:rPr>
          <w:rFonts w:ascii="Times New Roman" w:hAnsi="Times New Roman" w:eastAsia="宋体"/>
        </w:rPr>
      </w:pPr>
      <w:bookmarkStart w:id="16" w:name="_Toc179916017"/>
      <w:bookmarkStart w:id="17" w:name="_Toc430813085"/>
      <w:r>
        <w:rPr>
          <w:rFonts w:hint="eastAsia" w:ascii="Times New Roman" w:hAnsi="Times New Roman" w:eastAsia="宋体"/>
        </w:rPr>
        <w:t>2.2用户的特点</w:t>
      </w:r>
      <w:bookmarkEnd w:id="16"/>
      <w:bookmarkEnd w:id="17"/>
    </w:p>
    <w:p w14:paraId="0310067C">
      <w:pPr>
        <w:spacing w:line="360" w:lineRule="auto"/>
        <w:ind w:firstLine="420" w:firstLineChars="200"/>
        <w:rPr>
          <w:szCs w:val="21"/>
        </w:rPr>
      </w:pPr>
      <w:bookmarkStart w:id="18" w:name="_Toc430813086"/>
      <w:r>
        <w:rPr>
          <w:rFonts w:hint="eastAsia"/>
          <w:szCs w:val="21"/>
        </w:rPr>
        <w:t>本系统的最终用户分为学生、教师和教务员三类。</w:t>
      </w:r>
    </w:p>
    <w:p w14:paraId="18D57015">
      <w:pPr>
        <w:spacing w:line="360" w:lineRule="auto"/>
        <w:ind w:firstLine="420" w:firstLineChars="200"/>
        <w:rPr>
          <w:szCs w:val="21"/>
        </w:rPr>
      </w:pPr>
      <w:r>
        <w:rPr>
          <w:rFonts w:hint="eastAsia"/>
          <w:szCs w:val="21"/>
        </w:rPr>
        <w:t>学生用户的特点包括多样化的学习需求，他们需要根据个人课程表选择和查看相关课程信息，及时获取教师发布的作业，灵活安排作业提交时间。学生期望系统能够兼容多种设备，如手机、平板和电脑，以满足随时随地学习的需求。用户希望能够方便地提交作业、查看成绩反馈。同时，他们对系统反馈速度敏感，期待及时获得作业批改结果和答疑回复。此外，学生对个人信息的隐私保护有较高要求，尤其在涉及联系方式和登录信息时。</w:t>
      </w:r>
    </w:p>
    <w:p w14:paraId="4F398F7A">
      <w:pPr>
        <w:spacing w:line="360" w:lineRule="auto"/>
        <w:ind w:firstLine="420" w:firstLineChars="200"/>
        <w:rPr>
          <w:szCs w:val="21"/>
        </w:rPr>
      </w:pPr>
      <w:r>
        <w:rPr>
          <w:rFonts w:hint="eastAsia"/>
          <w:szCs w:val="21"/>
        </w:rPr>
        <w:t>教师用户的特点则强调教学资源的高效管理和学生情况的精准掌握，需要便捷地发布作业、批改学生作业、回答学生疑问，并能快速获取学生的学习反馈。他们对系统的交互易用性有较高要求，需要在繁忙的教学工作中高效完成各项操作。同时，教师需要管理课程公告、维护课程资源，并对学生的反馈进行及时响应，以持续优化教学质量。</w:t>
      </w:r>
    </w:p>
    <w:p w14:paraId="6E420E7D">
      <w:pPr>
        <w:spacing w:line="360" w:lineRule="auto"/>
        <w:ind w:firstLine="420" w:firstLineChars="200"/>
        <w:rPr>
          <w:szCs w:val="21"/>
        </w:rPr>
      </w:pPr>
      <w:r>
        <w:rPr>
          <w:rFonts w:hint="eastAsia"/>
          <w:szCs w:val="21"/>
        </w:rPr>
        <w:t>教务员用户则负责课程资源和教学运行的全面管理，需处理大量课程信息和用户数据，依赖高效的后台系统进行快速管理、异常处理和决策支持。教务员的工作强调高度安全性，确保操作权限和教学数据的安全，同时系统需支持并行任务处理，保证多任务工作的效率。</w:t>
      </w:r>
    </w:p>
    <w:p w14:paraId="7732C313">
      <w:pPr>
        <w:pStyle w:val="3"/>
        <w:spacing w:line="360" w:lineRule="auto"/>
        <w:rPr>
          <w:rFonts w:ascii="Times New Roman" w:hAnsi="Times New Roman" w:eastAsia="宋体"/>
        </w:rPr>
      </w:pPr>
      <w:bookmarkStart w:id="19" w:name="_Toc179916018"/>
      <w:r>
        <w:rPr>
          <w:rFonts w:hint="eastAsia" w:ascii="Times New Roman" w:hAnsi="Times New Roman" w:eastAsia="宋体"/>
        </w:rPr>
        <w:t>2.3假定和约束</w:t>
      </w:r>
      <w:bookmarkEnd w:id="18"/>
      <w:bookmarkEnd w:id="19"/>
    </w:p>
    <w:p w14:paraId="71729EDE">
      <w:pPr>
        <w:spacing w:line="360" w:lineRule="auto"/>
        <w:ind w:firstLine="420"/>
        <w:rPr>
          <w:color w:val="000000"/>
        </w:rPr>
      </w:pPr>
      <w:r>
        <w:rPr>
          <w:rFonts w:hint="eastAsia"/>
          <w:color w:val="000000"/>
        </w:rPr>
        <w:t>经费限制：3000元</w:t>
      </w:r>
    </w:p>
    <w:p w14:paraId="5545AB4D">
      <w:pPr>
        <w:spacing w:line="360" w:lineRule="auto"/>
        <w:ind w:firstLine="420"/>
      </w:pPr>
      <w:r>
        <w:rPr>
          <w:rFonts w:hint="eastAsia"/>
          <w:color w:val="000000"/>
        </w:rPr>
        <w:t>开发期限：一年</w:t>
      </w:r>
    </w:p>
    <w:p w14:paraId="6CC97E2A">
      <w:pPr>
        <w:pStyle w:val="2"/>
        <w:spacing w:line="360" w:lineRule="auto"/>
      </w:pPr>
      <w:bookmarkStart w:id="20" w:name="_Toc430813087"/>
      <w:bookmarkStart w:id="21" w:name="_Toc179916019"/>
      <w:r>
        <w:rPr>
          <w:rFonts w:hint="eastAsia"/>
        </w:rPr>
        <w:t>3需求规定</w:t>
      </w:r>
      <w:bookmarkEnd w:id="20"/>
      <w:bookmarkEnd w:id="21"/>
    </w:p>
    <w:p w14:paraId="08F9FF42">
      <w:pPr>
        <w:pStyle w:val="3"/>
        <w:spacing w:line="360" w:lineRule="auto"/>
        <w:rPr>
          <w:rFonts w:ascii="Times New Roman" w:hAnsi="Times New Roman" w:eastAsia="宋体"/>
        </w:rPr>
      </w:pPr>
      <w:bookmarkStart w:id="22" w:name="_Toc179916020"/>
      <w:bookmarkStart w:id="23" w:name="_Toc430813088"/>
      <w:r>
        <w:rPr>
          <w:rFonts w:hint="eastAsia" w:ascii="Times New Roman" w:hAnsi="Times New Roman" w:eastAsia="宋体"/>
        </w:rPr>
        <w:t>3.1对功能的规定</w:t>
      </w:r>
      <w:bookmarkEnd w:id="22"/>
      <w:bookmarkEnd w:id="23"/>
    </w:p>
    <w:p w14:paraId="79C22CF6">
      <w:pPr>
        <w:pStyle w:val="5"/>
      </w:pPr>
      <w:r>
        <w:rPr>
          <w:rFonts w:hint="eastAsia" w:ascii="宋体" w:hAnsi="宋体" w:cs="宋体"/>
        </w:rPr>
        <w:t>3.1.1</w:t>
      </w:r>
      <w:r>
        <w:rPr>
          <w:rFonts w:hint="eastAsia"/>
        </w:rPr>
        <w:t>用户信息管理模块</w:t>
      </w:r>
    </w:p>
    <w:p w14:paraId="2943DD18">
      <w:pPr>
        <w:pStyle w:val="18"/>
        <w:ind w:firstLineChars="0"/>
        <w:jc w:val="left"/>
        <w:rPr>
          <w:rFonts w:hint="eastAsia" w:ascii="宋体" w:hAnsi="宋体"/>
        </w:rPr>
      </w:pPr>
      <w:r>
        <w:rPr>
          <w:rFonts w:hint="eastAsia" w:ascii="宋体" w:hAnsi="宋体"/>
        </w:rPr>
        <w:t>该模块实现对进行用户信息增添、</w:t>
      </w:r>
      <w:del w:id="25" w:author="毛毛妈" w:date="2025-10-26T11:25:00Z">
        <w:r>
          <w:rPr>
            <w:rFonts w:hint="eastAsia" w:ascii="宋体" w:hAnsi="宋体"/>
          </w:rPr>
          <w:delText>删除</w:delText>
        </w:r>
      </w:del>
      <w:ins w:id="26" w:author="毛毛妈" w:date="2025-10-26T11:25:00Z">
        <w:r>
          <w:rPr>
            <w:rFonts w:hint="eastAsia" w:ascii="宋体" w:hAnsi="宋体"/>
          </w:rPr>
          <w:t>注销</w:t>
        </w:r>
      </w:ins>
      <w:r>
        <w:rPr>
          <w:rFonts w:hint="eastAsia" w:ascii="宋体" w:hAnsi="宋体"/>
        </w:rPr>
        <w:t xml:space="preserve">、查找、修改等操作，具体功能为： </w:t>
      </w:r>
    </w:p>
    <w:p w14:paraId="2B85A1C9">
      <w:pPr>
        <w:pStyle w:val="18"/>
        <w:ind w:firstLine="0" w:firstLineChars="0"/>
        <w:jc w:val="left"/>
        <w:rPr>
          <w:rFonts w:hint="eastAsia" w:ascii="宋体" w:hAnsi="宋体"/>
          <w:b/>
          <w:bCs/>
        </w:rPr>
      </w:pPr>
      <w:r>
        <w:rPr>
          <w:rFonts w:hint="eastAsia" w:ascii="宋体" w:hAnsi="宋体"/>
          <w:b/>
          <w:bCs/>
        </w:rPr>
        <w:t>①用户注册</w:t>
      </w:r>
    </w:p>
    <w:p w14:paraId="409C5B1C">
      <w:pPr>
        <w:pStyle w:val="18"/>
        <w:jc w:val="left"/>
        <w:rPr>
          <w:rFonts w:hint="eastAsia" w:ascii="宋体" w:hAnsi="宋体"/>
        </w:rPr>
      </w:pPr>
      <w:r>
        <w:rPr>
          <w:rFonts w:hint="eastAsia"/>
        </w:rPr>
        <w:t>学生需</w:t>
      </w:r>
      <w:r>
        <w:t>注册加入</w:t>
      </w:r>
      <w:r>
        <w:rPr>
          <w:rFonts w:hint="eastAsia"/>
        </w:rPr>
        <w:t>本</w:t>
      </w:r>
      <w:r>
        <w:t>系统</w:t>
      </w:r>
      <w:r>
        <w:rPr>
          <w:rFonts w:hint="eastAsia"/>
        </w:rPr>
        <w:t>。</w:t>
      </w:r>
      <w:r>
        <w:t>使用</w:t>
      </w:r>
      <w:r>
        <w:rPr>
          <w:rFonts w:hint="eastAsia"/>
        </w:rPr>
        <w:t>手机号</w:t>
      </w:r>
      <w:r>
        <w:t>进行注册，系统会验证</w:t>
      </w:r>
      <w:r>
        <w:rPr>
          <w:rFonts w:hint="eastAsia"/>
        </w:rPr>
        <w:t>手机号</w:t>
      </w:r>
      <w:r>
        <w:t>是否已被注册，并检查两次输入的密码是否一致</w:t>
      </w:r>
      <w:r>
        <w:rPr>
          <w:rFonts w:hint="eastAsia" w:ascii="宋体" w:hAnsi="宋体"/>
        </w:rPr>
        <w:t>；教师和教务员无需注册，由账号由后台分配。</w:t>
      </w:r>
    </w:p>
    <w:p w14:paraId="496018C3">
      <w:pPr>
        <w:pStyle w:val="18"/>
        <w:ind w:firstLine="0" w:firstLineChars="0"/>
        <w:jc w:val="left"/>
        <w:rPr>
          <w:rFonts w:hint="eastAsia" w:ascii="宋体" w:hAnsi="宋体"/>
          <w:b/>
          <w:bCs/>
        </w:rPr>
      </w:pPr>
      <w:r>
        <w:rPr>
          <w:rFonts w:hint="eastAsia" w:ascii="宋体" w:hAnsi="宋体"/>
          <w:b/>
          <w:bCs/>
        </w:rPr>
        <w:t>②用户登录</w:t>
      </w:r>
    </w:p>
    <w:p w14:paraId="06A2D7A5">
      <w:pPr>
        <w:spacing w:line="360" w:lineRule="auto"/>
        <w:ind w:firstLine="420" w:firstLineChars="200"/>
        <w:jc w:val="left"/>
      </w:pPr>
      <w:r>
        <w:t>用户可通过注册时使用的</w:t>
      </w:r>
      <w:r>
        <w:rPr>
          <w:rFonts w:hint="eastAsia"/>
        </w:rPr>
        <w:t>手机号和</w:t>
      </w:r>
      <w:r>
        <w:t>密码进行登录，系统会验证输入的</w:t>
      </w:r>
      <w:r>
        <w:rPr>
          <w:rFonts w:hint="eastAsia"/>
        </w:rPr>
        <w:t>手机号</w:t>
      </w:r>
      <w:r>
        <w:t>和密码是否正确，并给出相应提示。登录成功后，系统将根据用户身份自动跳转至相应页面。</w:t>
      </w:r>
    </w:p>
    <w:p w14:paraId="30379083">
      <w:pPr>
        <w:pStyle w:val="18"/>
        <w:ind w:firstLine="0" w:firstLineChars="0"/>
        <w:jc w:val="left"/>
        <w:rPr>
          <w:rFonts w:hint="eastAsia" w:ascii="宋体" w:hAnsi="宋体"/>
          <w:b/>
          <w:bCs/>
        </w:rPr>
      </w:pPr>
      <w:r>
        <w:rPr>
          <w:rFonts w:hint="eastAsia" w:ascii="宋体" w:hAnsi="宋体"/>
          <w:b/>
          <w:bCs/>
        </w:rPr>
        <w:t>③修改用户信息</w:t>
      </w:r>
    </w:p>
    <w:p w14:paraId="5EAFB493">
      <w:pPr>
        <w:spacing w:line="360" w:lineRule="auto"/>
        <w:ind w:firstLine="420" w:firstLineChars="200"/>
        <w:jc w:val="left"/>
      </w:pPr>
      <w:r>
        <w:t>用户可以通过此功能修改注册时填写的个人资料</w:t>
      </w:r>
      <w:r>
        <w:rPr>
          <w:rFonts w:hint="eastAsia"/>
        </w:rPr>
        <w:t>（手机号和密码）：若要修改手机号，需要进行旧手机号验证，即系统会向旧手机号发送验证码，通过验证后再输入新的手机号进行再次验证（系统向新的手机号发送验证码）；若要修改密码，需要输入旧密码、新密码及新密码确认</w:t>
      </w:r>
      <w:r>
        <w:t>。</w:t>
      </w:r>
    </w:p>
    <w:p w14:paraId="15AF5414">
      <w:pPr>
        <w:pStyle w:val="18"/>
        <w:ind w:firstLine="0" w:firstLineChars="0"/>
        <w:jc w:val="left"/>
        <w:rPr>
          <w:rFonts w:hint="eastAsia" w:ascii="宋体" w:hAnsi="宋体"/>
          <w:b/>
          <w:bCs/>
        </w:rPr>
      </w:pPr>
      <w:r>
        <w:rPr>
          <w:rFonts w:hint="eastAsia" w:ascii="宋体" w:hAnsi="宋体"/>
          <w:b/>
          <w:bCs/>
        </w:rPr>
        <w:t>④注销账号</w:t>
      </w:r>
    </w:p>
    <w:p w14:paraId="02395398">
      <w:pPr>
        <w:pStyle w:val="18"/>
        <w:ind w:left="360" w:firstLine="0" w:firstLineChars="0"/>
        <w:jc w:val="left"/>
        <w:rPr>
          <w:rFonts w:hint="eastAsia" w:ascii="宋体" w:hAnsi="宋体"/>
        </w:rPr>
      </w:pPr>
      <w:r>
        <w:rPr>
          <w:rFonts w:hint="eastAsia" w:ascii="宋体" w:hAnsi="宋体"/>
        </w:rPr>
        <w:t>登录后学生可以通过该功能注销账户，注销后将不可登录，需重新注册。</w:t>
      </w:r>
    </w:p>
    <w:p w14:paraId="6C4896E7">
      <w:pPr>
        <w:pStyle w:val="18"/>
        <w:ind w:firstLine="0" w:firstLineChars="0"/>
        <w:jc w:val="left"/>
        <w:rPr>
          <w:rFonts w:hint="eastAsia" w:ascii="宋体" w:hAnsi="宋体"/>
          <w:b/>
          <w:bCs/>
        </w:rPr>
      </w:pPr>
      <w:r>
        <w:rPr>
          <w:rFonts w:hint="eastAsia" w:ascii="宋体" w:hAnsi="宋体"/>
          <w:b/>
          <w:bCs/>
        </w:rPr>
        <w:t>⑤找回密码</w:t>
      </w:r>
    </w:p>
    <w:p w14:paraId="37D20DF6">
      <w:pPr>
        <w:spacing w:line="360" w:lineRule="auto"/>
        <w:ind w:firstLine="420" w:firstLineChars="200"/>
        <w:jc w:val="left"/>
      </w:pPr>
      <w:r>
        <w:t>如果用户忘记密码，可以输入注册时的</w:t>
      </w:r>
      <w:r>
        <w:rPr>
          <w:rFonts w:hint="eastAsia"/>
        </w:rPr>
        <w:t>手机号</w:t>
      </w:r>
      <w:r>
        <w:t>，系统将发送验证</w:t>
      </w:r>
      <w:r>
        <w:rPr>
          <w:rFonts w:hint="eastAsia"/>
        </w:rPr>
        <w:t>码到指定手机号</w:t>
      </w:r>
      <w:r>
        <w:t>。用户通过验证后可</w:t>
      </w:r>
      <w:r>
        <w:rPr>
          <w:rFonts w:hint="eastAsia"/>
        </w:rPr>
        <w:t>进行</w:t>
      </w:r>
      <w:r>
        <w:t>重置密码。</w:t>
      </w:r>
    </w:p>
    <w:p w14:paraId="106E7275">
      <w:pPr>
        <w:pStyle w:val="5"/>
      </w:pPr>
      <w:r>
        <w:rPr>
          <w:rFonts w:hint="eastAsia" w:ascii="宋体" w:hAnsi="宋体" w:cs="宋体"/>
        </w:rPr>
        <w:t>3.1.2</w:t>
      </w:r>
      <w:r>
        <w:rPr>
          <w:rFonts w:hint="eastAsia"/>
        </w:rPr>
        <w:t>课程信息管理模块</w:t>
      </w:r>
    </w:p>
    <w:p w14:paraId="7829AF0B">
      <w:pPr>
        <w:spacing w:line="360" w:lineRule="auto"/>
        <w:ind w:firstLine="420" w:firstLineChars="200"/>
      </w:pPr>
      <w:r>
        <w:rPr>
          <w:rFonts w:hint="eastAsia"/>
        </w:rPr>
        <w:t>本模块负责课程信息的添加、查询、修改与删除，并维护课程的基本信息以供作业模块调用。</w:t>
      </w:r>
      <w:r>
        <w:t>具体功能描述如下：</w:t>
      </w:r>
    </w:p>
    <w:p w14:paraId="722D3034">
      <w:pPr>
        <w:numPr>
          <w:ilvl w:val="0"/>
          <w:numId w:val="3"/>
        </w:numPr>
        <w:spacing w:line="360" w:lineRule="auto"/>
      </w:pPr>
      <w:r>
        <w:t xml:space="preserve"> </w:t>
      </w:r>
      <w:r>
        <w:rPr>
          <w:b/>
          <w:bCs/>
        </w:rPr>
        <w:t>添加</w:t>
      </w:r>
      <w:r>
        <w:rPr>
          <w:rFonts w:hint="eastAsia"/>
          <w:b/>
          <w:bCs/>
        </w:rPr>
        <w:t>课程</w:t>
      </w:r>
      <w:r>
        <w:rPr>
          <w:b/>
          <w:bCs/>
        </w:rPr>
        <w:t>信息</w:t>
      </w:r>
    </w:p>
    <w:p w14:paraId="4A9F3ACB">
      <w:pPr>
        <w:spacing w:line="360" w:lineRule="auto"/>
        <w:ind w:firstLine="420" w:firstLineChars="200"/>
      </w:pPr>
      <w:r>
        <w:rPr>
          <w:rFonts w:hint="eastAsia"/>
        </w:rPr>
        <w:t>教务员可以通过此功能为系统添加新的课程信息，确保课程数据的及时更新。教务员需录入课程名称、课程代码、授课教师、开课学期、课程描述、授课地点、上课时间、课程人数上限等信息。</w:t>
      </w:r>
    </w:p>
    <w:p w14:paraId="599F59FB">
      <w:pPr>
        <w:numPr>
          <w:ilvl w:val="0"/>
          <w:numId w:val="3"/>
        </w:numPr>
        <w:spacing w:line="360" w:lineRule="auto"/>
      </w:pPr>
      <w:r>
        <w:t xml:space="preserve"> </w:t>
      </w:r>
      <w:r>
        <w:rPr>
          <w:b/>
          <w:bCs/>
        </w:rPr>
        <w:t>查询</w:t>
      </w:r>
      <w:r>
        <w:rPr>
          <w:rFonts w:hint="eastAsia"/>
          <w:b/>
          <w:bCs/>
        </w:rPr>
        <w:t>课程</w:t>
      </w:r>
      <w:r>
        <w:rPr>
          <w:b/>
          <w:bCs/>
        </w:rPr>
        <w:t>信息</w:t>
      </w:r>
    </w:p>
    <w:p w14:paraId="514BE306">
      <w:pPr>
        <w:spacing w:line="360" w:lineRule="auto"/>
        <w:ind w:firstLine="420" w:firstLineChars="200"/>
      </w:pPr>
      <w:r>
        <w:rPr>
          <w:rFonts w:hint="eastAsia"/>
        </w:rPr>
        <w:t>学生、教师和教务员可以直接查看全部课程信息，也可以多种筛选条件（课程ID、课程名称、课程代码、授课教师、开课学期、授课地点等）快速查询特定课程的详情。</w:t>
      </w:r>
    </w:p>
    <w:p w14:paraId="67514C25">
      <w:pPr>
        <w:numPr>
          <w:ilvl w:val="0"/>
          <w:numId w:val="3"/>
        </w:numPr>
        <w:spacing w:line="360" w:lineRule="auto"/>
      </w:pPr>
      <w:r>
        <w:t xml:space="preserve"> </w:t>
      </w:r>
      <w:r>
        <w:rPr>
          <w:b/>
          <w:bCs/>
        </w:rPr>
        <w:t>修改</w:t>
      </w:r>
      <w:r>
        <w:rPr>
          <w:rFonts w:hint="eastAsia"/>
          <w:b/>
          <w:bCs/>
        </w:rPr>
        <w:t>课程</w:t>
      </w:r>
      <w:r>
        <w:rPr>
          <w:b/>
          <w:bCs/>
        </w:rPr>
        <w:t>信息</w:t>
      </w:r>
    </w:p>
    <w:p w14:paraId="34E32805">
      <w:pPr>
        <w:spacing w:line="360" w:lineRule="auto"/>
        <w:ind w:firstLine="420" w:firstLineChars="200"/>
      </w:pPr>
      <w:r>
        <w:rPr>
          <w:rFonts w:hint="eastAsia"/>
        </w:rPr>
        <w:t>教务员对现有的课程信息进行修改。课程名称、授课教师、授课地点、上课时间、课程描述、课程人数上限等信息的变更都可通过该功能及时更新。系统修改前会要求教务员确认，以防误操作</w:t>
      </w:r>
      <w:r>
        <w:t>。</w:t>
      </w:r>
    </w:p>
    <w:p w14:paraId="098315F8">
      <w:pPr>
        <w:numPr>
          <w:ilvl w:val="0"/>
          <w:numId w:val="3"/>
        </w:numPr>
        <w:spacing w:line="360" w:lineRule="auto"/>
      </w:pPr>
      <w:r>
        <w:t xml:space="preserve"> </w:t>
      </w:r>
      <w:r>
        <w:rPr>
          <w:b/>
          <w:bCs/>
        </w:rPr>
        <w:t>删除</w:t>
      </w:r>
      <w:r>
        <w:rPr>
          <w:rFonts w:hint="eastAsia"/>
          <w:b/>
          <w:bCs/>
        </w:rPr>
        <w:t>课程</w:t>
      </w:r>
      <w:r>
        <w:rPr>
          <w:b/>
          <w:bCs/>
        </w:rPr>
        <w:t>信息</w:t>
      </w:r>
    </w:p>
    <w:p w14:paraId="04EE8FE2">
      <w:pPr>
        <w:spacing w:line="360" w:lineRule="auto"/>
        <w:ind w:firstLine="420" w:firstLineChars="200"/>
      </w:pPr>
      <w:r>
        <w:rPr>
          <w:rFonts w:hint="eastAsia"/>
        </w:rPr>
        <w:t>教务员可通过此功能将其信息从系统中删除。删除操作前，系统将向教务员发出确认提示，以防误操作。一旦确认删除，系统将彻底移除该课程的所有相关信息</w:t>
      </w:r>
      <w:r>
        <w:t>。</w:t>
      </w:r>
      <w:r>
        <w:rPr>
          <w:rFonts w:hint="eastAsia"/>
        </w:rPr>
        <w:t>注意：课程删除后，对应的作业信息也会被删除。</w:t>
      </w:r>
    </w:p>
    <w:p w14:paraId="4F127AD6">
      <w:pPr>
        <w:pStyle w:val="5"/>
      </w:pPr>
      <w:r>
        <w:rPr>
          <w:rFonts w:hint="eastAsia" w:ascii="宋体" w:hAnsi="宋体" w:cs="宋体"/>
        </w:rPr>
        <w:t>3.1.3</w:t>
      </w:r>
      <w:r>
        <w:rPr>
          <w:rFonts w:hint="eastAsia"/>
        </w:rPr>
        <w:t>作业发布模块</w:t>
      </w:r>
    </w:p>
    <w:p w14:paraId="12FF4441">
      <w:pPr>
        <w:spacing w:line="360" w:lineRule="auto"/>
        <w:ind w:firstLine="420" w:firstLineChars="200"/>
      </w:pPr>
      <w:r>
        <w:rPr>
          <w:rFonts w:hint="eastAsia"/>
        </w:rPr>
        <w:t>本模块实现了作业信息的发布、修改、取消和查询，</w:t>
      </w:r>
      <w:r>
        <w:t>具体功能描述如下：</w:t>
      </w:r>
    </w:p>
    <w:p w14:paraId="65EA234A">
      <w:pPr>
        <w:numPr>
          <w:ilvl w:val="0"/>
          <w:numId w:val="4"/>
        </w:numPr>
        <w:spacing w:line="360" w:lineRule="auto"/>
      </w:pPr>
      <w:r>
        <w:t xml:space="preserve"> </w:t>
      </w:r>
      <w:r>
        <w:rPr>
          <w:rFonts w:hint="eastAsia"/>
          <w:b/>
          <w:bCs/>
        </w:rPr>
        <w:t>发布作业信息</w:t>
      </w:r>
    </w:p>
    <w:p w14:paraId="6258B821">
      <w:pPr>
        <w:spacing w:line="360" w:lineRule="auto"/>
        <w:ind w:firstLine="420" w:firstLineChars="200"/>
      </w:pPr>
      <w:r>
        <w:rPr>
          <w:rFonts w:hint="eastAsia"/>
        </w:rPr>
        <w:t>教师可通过此功能在系统中为选定的课程发布新作业。教师在发布作业时需填写以下信息：作业标题、作业描述、作业要求、作业截止时间。填写完成后经过系统审核是否符合规范：符合则发布，否则退回。</w:t>
      </w:r>
    </w:p>
    <w:p w14:paraId="009CB990">
      <w:pPr>
        <w:numPr>
          <w:ilvl w:val="0"/>
          <w:numId w:val="4"/>
        </w:numPr>
        <w:spacing w:line="360" w:lineRule="auto"/>
        <w:rPr>
          <w:b/>
          <w:bCs/>
        </w:rPr>
      </w:pPr>
      <w:r>
        <w:t xml:space="preserve"> </w:t>
      </w:r>
      <w:r>
        <w:rPr>
          <w:rFonts w:hint="eastAsia"/>
          <w:b/>
          <w:bCs/>
        </w:rPr>
        <w:t>修改作业信息</w:t>
      </w:r>
    </w:p>
    <w:p w14:paraId="17876830">
      <w:pPr>
        <w:spacing w:line="360" w:lineRule="auto"/>
        <w:ind w:firstLine="420" w:firstLineChars="200"/>
        <w:rPr>
          <w:b/>
          <w:bCs/>
        </w:rPr>
      </w:pPr>
      <w:r>
        <w:rPr>
          <w:rFonts w:hint="eastAsia"/>
        </w:rPr>
        <w:t>教师在作业截止前可以对已发布但未被学生提交的作业进行修改。填写完成后经过系统审核是否符合规范：符合则发布，否则退回。</w:t>
      </w:r>
    </w:p>
    <w:p w14:paraId="40B4A69F">
      <w:pPr>
        <w:numPr>
          <w:ilvl w:val="0"/>
          <w:numId w:val="4"/>
        </w:numPr>
        <w:spacing w:line="360" w:lineRule="auto"/>
        <w:rPr>
          <w:b/>
          <w:bCs/>
        </w:rPr>
      </w:pPr>
      <w:r>
        <w:t xml:space="preserve"> </w:t>
      </w:r>
      <w:r>
        <w:rPr>
          <w:rFonts w:hint="eastAsia"/>
          <w:b/>
          <w:bCs/>
        </w:rPr>
        <w:t>删除作业信息</w:t>
      </w:r>
    </w:p>
    <w:p w14:paraId="6D68F50B">
      <w:pPr>
        <w:spacing w:line="360" w:lineRule="auto"/>
        <w:ind w:firstLine="420" w:firstLineChars="200"/>
      </w:pPr>
      <w:r>
        <w:rPr>
          <w:rFonts w:hint="eastAsia"/>
        </w:rPr>
        <w:t>教师删除作业，系统要求教师在确认取消前填写删除原因。点击确认取消后，系统将该作业的状态改为已取消、清除所有学生对该作业的提交记录</w:t>
      </w:r>
      <w:r>
        <w:t>。</w:t>
      </w:r>
    </w:p>
    <w:p w14:paraId="6E8D8FE5">
      <w:pPr>
        <w:numPr>
          <w:ilvl w:val="0"/>
          <w:numId w:val="4"/>
        </w:numPr>
        <w:spacing w:line="360" w:lineRule="auto"/>
      </w:pPr>
      <w:r>
        <w:t xml:space="preserve"> </w:t>
      </w:r>
      <w:r>
        <w:rPr>
          <w:rFonts w:hint="eastAsia"/>
          <w:b/>
          <w:bCs/>
        </w:rPr>
        <w:t>查询作业信息</w:t>
      </w:r>
    </w:p>
    <w:p w14:paraId="47D6296B">
      <w:pPr>
        <w:spacing w:line="360" w:lineRule="auto"/>
        <w:ind w:firstLine="420" w:firstLineChars="200"/>
      </w:pPr>
      <w:r>
        <w:rPr>
          <w:rFonts w:hint="eastAsia"/>
        </w:rPr>
        <w:t>教师查看之前发布的作业信息；学生可以查看自己所选课程的作业及其详细要求，包括作业标题、描述、截止时间、是否已提交等信息</w:t>
      </w:r>
      <w:r>
        <w:t>。</w:t>
      </w:r>
    </w:p>
    <w:p w14:paraId="7DFFD6FE">
      <w:pPr>
        <w:spacing w:line="360" w:lineRule="auto"/>
        <w:ind w:firstLine="420" w:firstLineChars="200"/>
      </w:pPr>
    </w:p>
    <w:p w14:paraId="5AE7C868">
      <w:pPr>
        <w:pStyle w:val="5"/>
      </w:pPr>
      <w:r>
        <w:rPr>
          <w:rFonts w:hint="eastAsia" w:ascii="宋体" w:hAnsi="宋体" w:cs="宋体"/>
        </w:rPr>
        <w:t>3.1.4</w:t>
      </w:r>
      <w:r>
        <w:rPr>
          <w:rFonts w:hint="eastAsia"/>
        </w:rPr>
        <w:t>答案提交模块</w:t>
      </w:r>
    </w:p>
    <w:p w14:paraId="09001A9F">
      <w:r>
        <w:rPr>
          <w:rFonts w:hint="eastAsia"/>
        </w:rPr>
        <w:t>本模块实现答案增加、删除、修改、查询功能，分别支持学生对作业提交答案、修改答案、批改答案以及查询答案，具体功能描述如下：</w:t>
      </w:r>
    </w:p>
    <w:p w14:paraId="6409FB42">
      <w:pPr>
        <w:numPr>
          <w:ilvl w:val="0"/>
          <w:numId w:val="5"/>
        </w:numPr>
        <w:rPr>
          <w:b/>
          <w:bCs/>
        </w:rPr>
      </w:pPr>
      <w:r>
        <w:rPr>
          <w:rFonts w:hint="eastAsia"/>
          <w:b/>
          <w:bCs/>
        </w:rPr>
        <w:t>提交答案</w:t>
      </w:r>
    </w:p>
    <w:p w14:paraId="6DF90756">
      <w:pPr>
        <w:ind w:firstLine="420"/>
      </w:pPr>
      <w:r>
        <w:rPr>
          <w:rFonts w:hint="eastAsia"/>
        </w:rPr>
        <w:t>学生完成作业后，通过此功能进行提交作业答案。首先，判断作业是否截至，未截止才能提交作业答案。</w:t>
      </w:r>
    </w:p>
    <w:p w14:paraId="059B71D2">
      <w:pPr>
        <w:numPr>
          <w:ilvl w:val="0"/>
          <w:numId w:val="5"/>
        </w:numPr>
        <w:rPr>
          <w:b/>
          <w:bCs/>
        </w:rPr>
      </w:pPr>
      <w:r>
        <w:rPr>
          <w:rFonts w:hint="eastAsia"/>
          <w:b/>
          <w:bCs/>
        </w:rPr>
        <w:t>修改答案</w:t>
      </w:r>
    </w:p>
    <w:p w14:paraId="376A3744">
      <w:pPr>
        <w:ind w:firstLine="420"/>
      </w:pPr>
      <w:r>
        <w:rPr>
          <w:rFonts w:hint="eastAsia"/>
        </w:rPr>
        <w:t>学生在</w:t>
      </w:r>
      <w:ins w:id="27" w:author="myRan" w:date="2025-10-29T10:10:02Z">
        <w:r>
          <w:rPr>
            <w:rFonts w:hint="eastAsia"/>
            <w:lang w:val="en-US" w:eastAsia="zh-CN"/>
          </w:rPr>
          <w:t>截止</w:t>
        </w:r>
      </w:ins>
      <w:del w:id="28" w:author="myRan" w:date="2025-10-29T10:09:59Z">
        <w:r>
          <w:rPr>
            <w:rFonts w:hint="eastAsia"/>
          </w:rPr>
          <w:delText>截至</w:delText>
        </w:r>
      </w:del>
      <w:r>
        <w:rPr>
          <w:rFonts w:hint="eastAsia"/>
        </w:rPr>
        <w:t>日期或教师批改前，可以修改自己之前的答案。</w:t>
      </w:r>
    </w:p>
    <w:p w14:paraId="00D70B77">
      <w:pPr>
        <w:numPr>
          <w:ilvl w:val="0"/>
          <w:numId w:val="5"/>
        </w:numPr>
        <w:rPr>
          <w:b/>
          <w:bCs/>
        </w:rPr>
      </w:pPr>
      <w:r>
        <w:rPr>
          <w:rFonts w:hint="eastAsia"/>
          <w:b/>
          <w:bCs/>
        </w:rPr>
        <w:t>批改答案</w:t>
      </w:r>
    </w:p>
    <w:p w14:paraId="54DF8CF3">
      <w:pPr>
        <w:ind w:firstLine="420"/>
      </w:pPr>
      <w:r>
        <w:rPr>
          <w:rFonts w:hint="eastAsia"/>
        </w:rPr>
        <w:t>教师在收到学生完成的作业答案后，进行批改，指出可能存在的错误，给予评价。</w:t>
      </w:r>
    </w:p>
    <w:p w14:paraId="1F2F3360">
      <w:pPr>
        <w:numPr>
          <w:ilvl w:val="0"/>
          <w:numId w:val="5"/>
        </w:numPr>
        <w:rPr>
          <w:b/>
          <w:bCs/>
        </w:rPr>
      </w:pPr>
      <w:r>
        <w:rPr>
          <w:rFonts w:hint="eastAsia"/>
          <w:b/>
          <w:bCs/>
        </w:rPr>
        <w:t>查询答案</w:t>
      </w:r>
    </w:p>
    <w:p w14:paraId="70D2BACB">
      <w:pPr>
        <w:ind w:firstLine="420"/>
      </w:pPr>
      <w:r>
        <w:rPr>
          <w:rFonts w:hint="eastAsia"/>
        </w:rPr>
        <w:t>学生可以查询自己的答案是否被老师批改，或者查看自己之前的答案是否存在不妥之处。</w:t>
      </w:r>
    </w:p>
    <w:p w14:paraId="5F55048A">
      <w:pPr>
        <w:pStyle w:val="5"/>
      </w:pPr>
      <w:r>
        <w:rPr>
          <w:rFonts w:hint="eastAsia" w:ascii="宋体" w:hAnsi="宋体" w:cs="宋体"/>
        </w:rPr>
        <w:t>3.1.5</w:t>
      </w:r>
      <w:r>
        <w:rPr>
          <w:rFonts w:hint="eastAsia"/>
        </w:rPr>
        <w:t>问题</w:t>
      </w:r>
      <w:ins w:id="29" w:author="myRan" w:date="2025-10-29T10:14:08Z">
        <w:r>
          <w:rPr>
            <w:rFonts w:hint="eastAsia"/>
            <w:lang w:val="en-US" w:eastAsia="zh-CN"/>
          </w:rPr>
          <w:t>反馈</w:t>
        </w:r>
      </w:ins>
      <w:r>
        <w:rPr>
          <w:rFonts w:hint="eastAsia"/>
        </w:rPr>
        <w:t>发布模块</w:t>
      </w:r>
    </w:p>
    <w:p w14:paraId="5B9C19A4">
      <w:pPr>
        <w:spacing w:line="360" w:lineRule="auto"/>
        <w:ind w:firstLine="420" w:firstLineChars="200"/>
      </w:pPr>
      <w:r>
        <w:t>本模块实现了围绕作业的答疑功能</w:t>
      </w:r>
      <w:ins w:id="30" w:author="myRan" w:date="2025-10-29T10:10:29Z">
        <w:r>
          <w:rPr>
            <w:rFonts w:hint="eastAsia"/>
            <w:lang w:val="en-US" w:eastAsia="zh-CN"/>
          </w:rPr>
          <w:t>以及</w:t>
        </w:r>
      </w:ins>
      <w:ins w:id="31" w:author="myRan" w:date="2025-10-29T10:10:32Z">
        <w:r>
          <w:rPr>
            <w:rFonts w:hint="eastAsia"/>
            <w:lang w:val="en-US" w:eastAsia="zh-CN"/>
          </w:rPr>
          <w:t>反馈</w:t>
        </w:r>
      </w:ins>
      <w:ins w:id="32" w:author="myRan" w:date="2025-10-29T10:10:35Z">
        <w:r>
          <w:rPr>
            <w:rFonts w:hint="eastAsia"/>
            <w:lang w:val="en-US" w:eastAsia="zh-CN"/>
          </w:rPr>
          <w:t>功能</w:t>
        </w:r>
      </w:ins>
      <w:r>
        <w:t>，为学生提供问答服务</w:t>
      </w:r>
      <w:ins w:id="33" w:author="myRan" w:date="2025-10-29T10:10:42Z">
        <w:r>
          <w:rPr>
            <w:rFonts w:hint="eastAsia"/>
            <w:lang w:eastAsia="zh-CN"/>
          </w:rPr>
          <w:t>，</w:t>
        </w:r>
      </w:ins>
      <w:ins w:id="34" w:author="myRan" w:date="2025-10-29T10:10:44Z">
        <w:r>
          <w:rPr>
            <w:rFonts w:hint="eastAsia"/>
            <w:lang w:val="en-US" w:eastAsia="zh-CN"/>
          </w:rPr>
          <w:t>并</w:t>
        </w:r>
      </w:ins>
      <w:ins w:id="35" w:author="myRan" w:date="2025-10-29T10:10:45Z">
        <w:r>
          <w:rPr>
            <w:rFonts w:hint="eastAsia"/>
            <w:lang w:val="en-US" w:eastAsia="zh-CN"/>
          </w:rPr>
          <w:t>可以</w:t>
        </w:r>
      </w:ins>
      <w:ins w:id="36" w:author="myRan" w:date="2025-10-29T10:10:46Z">
        <w:r>
          <w:rPr>
            <w:rFonts w:hint="eastAsia"/>
            <w:lang w:val="en-US" w:eastAsia="zh-CN"/>
          </w:rPr>
          <w:t>及时</w:t>
        </w:r>
      </w:ins>
      <w:ins w:id="37" w:author="myRan" w:date="2025-10-29T10:10:48Z">
        <w:r>
          <w:rPr>
            <w:rFonts w:hint="eastAsia"/>
            <w:lang w:val="en-US" w:eastAsia="zh-CN"/>
          </w:rPr>
          <w:t>向</w:t>
        </w:r>
      </w:ins>
      <w:ins w:id="38" w:author="myRan" w:date="2025-10-29T10:10:49Z">
        <w:r>
          <w:rPr>
            <w:rFonts w:hint="eastAsia"/>
            <w:lang w:val="en-US" w:eastAsia="zh-CN"/>
          </w:rPr>
          <w:t>老师</w:t>
        </w:r>
      </w:ins>
      <w:ins w:id="39" w:author="myRan" w:date="2025-10-29T10:10:51Z">
        <w:r>
          <w:rPr>
            <w:rFonts w:hint="eastAsia"/>
            <w:lang w:val="en-US" w:eastAsia="zh-CN"/>
          </w:rPr>
          <w:t>反馈</w:t>
        </w:r>
      </w:ins>
      <w:ins w:id="40" w:author="myRan" w:date="2025-10-29T10:10:54Z">
        <w:r>
          <w:rPr>
            <w:rFonts w:hint="eastAsia"/>
            <w:lang w:val="en-US" w:eastAsia="zh-CN"/>
          </w:rPr>
          <w:t>本次</w:t>
        </w:r>
      </w:ins>
      <w:ins w:id="41" w:author="myRan" w:date="2025-10-29T10:10:58Z">
        <w:r>
          <w:rPr>
            <w:rFonts w:hint="eastAsia"/>
            <w:lang w:val="en-US" w:eastAsia="zh-CN"/>
          </w:rPr>
          <w:t>作业</w:t>
        </w:r>
      </w:ins>
      <w:ins w:id="42" w:author="myRan" w:date="2025-10-29T10:10:59Z">
        <w:r>
          <w:rPr>
            <w:rFonts w:hint="eastAsia"/>
            <w:lang w:val="en-US" w:eastAsia="zh-CN"/>
          </w:rPr>
          <w:t>以及</w:t>
        </w:r>
      </w:ins>
      <w:ins w:id="43" w:author="myRan" w:date="2025-10-29T10:11:00Z">
        <w:r>
          <w:rPr>
            <w:rFonts w:hint="eastAsia"/>
            <w:lang w:val="en-US" w:eastAsia="zh-CN"/>
          </w:rPr>
          <w:t>最近</w:t>
        </w:r>
      </w:ins>
      <w:ins w:id="44" w:author="myRan" w:date="2025-10-29T10:11:02Z">
        <w:r>
          <w:rPr>
            <w:rFonts w:hint="eastAsia"/>
            <w:lang w:val="en-US" w:eastAsia="zh-CN"/>
          </w:rPr>
          <w:t>课程</w:t>
        </w:r>
      </w:ins>
      <w:r>
        <w:t>，</w:t>
      </w:r>
      <w:del w:id="45" w:author="myRan" w:date="2025-10-29T10:11:17Z">
        <w:r>
          <w:rPr/>
          <w:delText>同</w:delText>
        </w:r>
      </w:del>
      <w:del w:id="46" w:author="myRan" w:date="2025-10-29T10:11:16Z">
        <w:r>
          <w:rPr/>
          <w:delText>时</w:delText>
        </w:r>
      </w:del>
      <w:r>
        <w:t>帮助教师和学生高效沉淀知识资源</w:t>
      </w:r>
      <w:r>
        <w:rPr>
          <w:rFonts w:hint="eastAsia"/>
        </w:rPr>
        <w:t>。</w:t>
      </w:r>
      <w:r>
        <w:t>具体功能描述如下：</w:t>
      </w:r>
    </w:p>
    <w:p w14:paraId="0E909DEB">
      <w:pPr>
        <w:numPr>
          <w:ilvl w:val="0"/>
          <w:numId w:val="6"/>
        </w:numPr>
        <w:spacing w:line="360" w:lineRule="auto"/>
      </w:pPr>
      <w:r>
        <w:rPr>
          <w:rFonts w:hint="eastAsia"/>
          <w:b/>
          <w:bCs/>
        </w:rPr>
        <w:t>发布问题</w:t>
      </w:r>
      <w:ins w:id="47" w:author="myRan" w:date="2025-10-29T10:14:20Z">
        <w:r>
          <w:rPr>
            <w:rFonts w:hint="eastAsia"/>
            <w:b/>
            <w:bCs/>
            <w:lang w:val="en-US" w:eastAsia="zh-CN"/>
          </w:rPr>
          <w:t>或</w:t>
        </w:r>
      </w:ins>
      <w:ins w:id="48" w:author="myRan" w:date="2025-10-29T10:14:13Z">
        <w:r>
          <w:rPr>
            <w:rFonts w:hint="eastAsia"/>
            <w:b/>
            <w:bCs/>
            <w:lang w:val="en-US" w:eastAsia="zh-CN"/>
          </w:rPr>
          <w:t>反馈</w:t>
        </w:r>
      </w:ins>
    </w:p>
    <w:p w14:paraId="722F9A63">
      <w:pPr>
        <w:spacing w:line="360" w:lineRule="auto"/>
        <w:ind w:firstLine="420"/>
        <w:rPr>
          <w:ins w:id="49" w:author="myRan" w:date="2025-10-29T10:16:27Z"/>
        </w:rPr>
      </w:pPr>
      <w:r>
        <w:rPr>
          <w:rFonts w:hint="eastAsia"/>
        </w:rPr>
        <w:t>学生在作业批改后，如果对批改结果或者作业存在疑惑，可以向老师提出问题</w:t>
      </w:r>
      <w:ins w:id="50" w:author="myRan" w:date="2025-10-29T10:11:59Z">
        <w:r>
          <w:rPr>
            <w:rFonts w:hint="eastAsia"/>
            <w:lang w:eastAsia="zh-CN"/>
          </w:rPr>
          <w:t>；</w:t>
        </w:r>
      </w:ins>
      <w:ins w:id="51" w:author="myRan" w:date="2025-10-29T10:12:07Z">
        <w:r>
          <w:rPr>
            <w:rFonts w:hint="eastAsia"/>
            <w:lang w:val="en-US" w:eastAsia="zh-CN"/>
          </w:rPr>
          <w:t>如果</w:t>
        </w:r>
      </w:ins>
      <w:ins w:id="52" w:author="myRan" w:date="2025-10-29T10:12:08Z">
        <w:r>
          <w:rPr>
            <w:rFonts w:hint="eastAsia"/>
            <w:lang w:val="en-US" w:eastAsia="zh-CN"/>
          </w:rPr>
          <w:t>对</w:t>
        </w:r>
      </w:ins>
      <w:ins w:id="53" w:author="myRan" w:date="2025-10-29T10:12:09Z">
        <w:r>
          <w:rPr>
            <w:rFonts w:hint="eastAsia"/>
            <w:lang w:val="en-US" w:eastAsia="zh-CN"/>
          </w:rPr>
          <w:t>本次</w:t>
        </w:r>
      </w:ins>
      <w:ins w:id="54" w:author="myRan" w:date="2025-10-29T10:12:10Z">
        <w:r>
          <w:rPr>
            <w:rFonts w:hint="eastAsia"/>
            <w:lang w:val="en-US" w:eastAsia="zh-CN"/>
          </w:rPr>
          <w:t>作业</w:t>
        </w:r>
      </w:ins>
      <w:ins w:id="55" w:author="myRan" w:date="2025-10-29T10:12:14Z">
        <w:r>
          <w:rPr>
            <w:rFonts w:hint="eastAsia"/>
            <w:lang w:val="en-US" w:eastAsia="zh-CN"/>
          </w:rPr>
          <w:t>难度</w:t>
        </w:r>
      </w:ins>
      <w:ins w:id="56" w:author="myRan" w:date="2025-10-29T10:12:27Z">
        <w:r>
          <w:rPr>
            <w:rFonts w:hint="eastAsia"/>
            <w:lang w:val="en-US" w:eastAsia="zh-CN"/>
          </w:rPr>
          <w:t>、</w:t>
        </w:r>
      </w:ins>
      <w:ins w:id="57" w:author="myRan" w:date="2025-10-29T10:12:35Z">
        <w:r>
          <w:rPr>
            <w:rFonts w:hint="eastAsia"/>
            <w:lang w:val="en-US" w:eastAsia="zh-CN"/>
          </w:rPr>
          <w:t>作业</w:t>
        </w:r>
      </w:ins>
      <w:ins w:id="58" w:author="myRan" w:date="2025-10-29T10:12:37Z">
        <w:r>
          <w:rPr>
            <w:rFonts w:hint="eastAsia"/>
            <w:lang w:val="en-US" w:eastAsia="zh-CN"/>
          </w:rPr>
          <w:t>熟练、</w:t>
        </w:r>
      </w:ins>
      <w:ins w:id="59" w:author="myRan" w:date="2025-10-29T10:12:38Z">
        <w:r>
          <w:rPr>
            <w:rFonts w:hint="eastAsia"/>
            <w:lang w:val="en-US" w:eastAsia="zh-CN"/>
          </w:rPr>
          <w:t>课程</w:t>
        </w:r>
      </w:ins>
      <w:ins w:id="60" w:author="myRan" w:date="2025-10-29T10:12:41Z">
        <w:r>
          <w:rPr>
            <w:rFonts w:hint="eastAsia"/>
            <w:lang w:val="en-US" w:eastAsia="zh-CN"/>
          </w:rPr>
          <w:t>质量</w:t>
        </w:r>
      </w:ins>
      <w:ins w:id="61" w:author="myRan" w:date="2025-10-29T10:12:43Z">
        <w:r>
          <w:rPr>
            <w:rFonts w:hint="eastAsia"/>
            <w:lang w:val="en-US" w:eastAsia="zh-CN"/>
          </w:rPr>
          <w:t>有</w:t>
        </w:r>
      </w:ins>
      <w:ins w:id="62" w:author="myRan" w:date="2025-10-29T10:12:44Z">
        <w:r>
          <w:rPr>
            <w:rFonts w:hint="eastAsia"/>
            <w:lang w:val="en-US" w:eastAsia="zh-CN"/>
          </w:rPr>
          <w:t>意见，</w:t>
        </w:r>
      </w:ins>
      <w:ins w:id="63" w:author="myRan" w:date="2025-10-29T10:12:45Z">
        <w:r>
          <w:rPr>
            <w:rFonts w:hint="eastAsia"/>
            <w:lang w:val="en-US" w:eastAsia="zh-CN"/>
          </w:rPr>
          <w:t>也可以</w:t>
        </w:r>
      </w:ins>
      <w:ins w:id="64" w:author="myRan" w:date="2025-10-29T10:12:48Z">
        <w:r>
          <w:rPr>
            <w:rFonts w:hint="eastAsia"/>
            <w:lang w:val="en-US" w:eastAsia="zh-CN"/>
          </w:rPr>
          <w:t>向</w:t>
        </w:r>
      </w:ins>
      <w:ins w:id="65" w:author="myRan" w:date="2025-10-29T10:12:49Z">
        <w:r>
          <w:rPr>
            <w:rFonts w:hint="eastAsia"/>
            <w:lang w:val="en-US" w:eastAsia="zh-CN"/>
          </w:rPr>
          <w:t>老师</w:t>
        </w:r>
      </w:ins>
      <w:ins w:id="66" w:author="myRan" w:date="2025-10-29T10:12:51Z">
        <w:r>
          <w:rPr>
            <w:rFonts w:hint="eastAsia"/>
            <w:lang w:val="en-US" w:eastAsia="zh-CN"/>
          </w:rPr>
          <w:t>提出</w:t>
        </w:r>
      </w:ins>
      <w:ins w:id="67" w:author="myRan" w:date="2025-10-29T10:12:52Z">
        <w:r>
          <w:rPr>
            <w:rFonts w:hint="eastAsia"/>
            <w:lang w:val="en-US" w:eastAsia="zh-CN"/>
          </w:rPr>
          <w:t>反馈</w:t>
        </w:r>
      </w:ins>
      <w:ins w:id="68" w:author="myRan" w:date="2025-10-29T10:12:53Z">
        <w:r>
          <w:rPr>
            <w:rFonts w:hint="eastAsia"/>
            <w:lang w:val="en-US" w:eastAsia="zh-CN"/>
          </w:rPr>
          <w:t>。</w:t>
        </w:r>
      </w:ins>
      <w:ins w:id="69" w:author="myRan" w:date="2025-10-29T10:16:27Z">
        <w:r>
          <w:rPr>
            <w:rFonts w:hint="eastAsia"/>
          </w:rPr>
          <w:t>需经过系统审核判断是否符合格式：符合则问题</w:t>
        </w:r>
      </w:ins>
      <w:ins w:id="70" w:author="myRan" w:date="2025-10-29T10:16:27Z">
        <w:r>
          <w:rPr>
            <w:rFonts w:hint="eastAsia"/>
            <w:lang w:val="en-US" w:eastAsia="zh-CN"/>
          </w:rPr>
          <w:t>或反馈</w:t>
        </w:r>
      </w:ins>
      <w:ins w:id="71" w:author="myRan" w:date="2025-10-29T10:16:27Z">
        <w:r>
          <w:rPr>
            <w:rFonts w:hint="eastAsia"/>
          </w:rPr>
          <w:t>有效，</w:t>
        </w:r>
      </w:ins>
      <w:ins w:id="72" w:author="myRan" w:date="2025-10-29T10:16:33Z">
        <w:r>
          <w:rPr>
            <w:rFonts w:hint="eastAsia"/>
            <w:lang w:val="en-US" w:eastAsia="zh-CN"/>
          </w:rPr>
          <w:t>反馈</w:t>
        </w:r>
      </w:ins>
      <w:ins w:id="73" w:author="myRan" w:date="2025-10-29T10:16:27Z">
        <w:r>
          <w:rPr>
            <w:rFonts w:hint="eastAsia"/>
          </w:rPr>
          <w:t>成功；否则，问题</w:t>
        </w:r>
      </w:ins>
      <w:ins w:id="74" w:author="myRan" w:date="2025-10-29T10:16:27Z">
        <w:r>
          <w:rPr>
            <w:rFonts w:hint="eastAsia"/>
            <w:lang w:val="en-US" w:eastAsia="zh-CN"/>
          </w:rPr>
          <w:t>或反馈</w:t>
        </w:r>
      </w:ins>
      <w:ins w:id="75" w:author="myRan" w:date="2025-10-29T10:16:27Z">
        <w:r>
          <w:rPr>
            <w:rFonts w:hint="eastAsia"/>
          </w:rPr>
          <w:t>无效，</w:t>
        </w:r>
      </w:ins>
      <w:ins w:id="76" w:author="myRan" w:date="2025-10-29T10:16:37Z">
        <w:r>
          <w:rPr>
            <w:rFonts w:hint="eastAsia"/>
            <w:lang w:val="en-US" w:eastAsia="zh-CN"/>
          </w:rPr>
          <w:t>反馈</w:t>
        </w:r>
      </w:ins>
      <w:ins w:id="77" w:author="myRan" w:date="2025-10-29T10:16:27Z">
        <w:r>
          <w:rPr>
            <w:rFonts w:hint="eastAsia"/>
          </w:rPr>
          <w:t>失败。</w:t>
        </w:r>
      </w:ins>
    </w:p>
    <w:p w14:paraId="5D070514">
      <w:pPr>
        <w:spacing w:line="360" w:lineRule="auto"/>
        <w:ind w:firstLine="420" w:firstLineChars="200"/>
      </w:pPr>
      <w:del w:id="78" w:author="myRan" w:date="2025-10-29T10:16:27Z">
        <w:r>
          <w:rPr>
            <w:rFonts w:hint="eastAsia"/>
          </w:rPr>
          <w:delText>。</w:delText>
        </w:r>
      </w:del>
    </w:p>
    <w:p w14:paraId="715ABFC2">
      <w:pPr>
        <w:numPr>
          <w:ilvl w:val="0"/>
          <w:numId w:val="6"/>
        </w:numPr>
        <w:spacing w:line="360" w:lineRule="auto"/>
        <w:rPr>
          <w:b/>
          <w:bCs/>
        </w:rPr>
      </w:pPr>
      <w:r>
        <w:rPr>
          <w:rFonts w:hint="eastAsia"/>
          <w:b/>
          <w:bCs/>
        </w:rPr>
        <w:t>查看问题</w:t>
      </w:r>
      <w:ins w:id="79" w:author="myRan" w:date="2025-10-29T10:14:23Z">
        <w:r>
          <w:rPr>
            <w:rFonts w:hint="eastAsia"/>
            <w:b/>
            <w:bCs/>
            <w:lang w:val="en-US" w:eastAsia="zh-CN"/>
          </w:rPr>
          <w:t>或</w:t>
        </w:r>
      </w:ins>
      <w:ins w:id="80" w:author="myRan" w:date="2025-10-29T10:14:16Z">
        <w:r>
          <w:rPr>
            <w:rFonts w:hint="eastAsia"/>
            <w:b/>
            <w:bCs/>
            <w:lang w:val="en-US" w:eastAsia="zh-CN"/>
          </w:rPr>
          <w:t>反馈</w:t>
        </w:r>
      </w:ins>
    </w:p>
    <w:p w14:paraId="417B5A1B">
      <w:pPr>
        <w:spacing w:line="360" w:lineRule="auto"/>
        <w:ind w:firstLine="420"/>
      </w:pPr>
      <w:r>
        <w:rPr>
          <w:rFonts w:hint="eastAsia"/>
        </w:rPr>
        <w:t>学生可以查看自己之前提出的问题</w:t>
      </w:r>
      <w:ins w:id="81" w:author="myRan" w:date="2025-10-29T10:13:08Z">
        <w:r>
          <w:rPr>
            <w:rFonts w:hint="eastAsia"/>
            <w:lang w:val="en-US" w:eastAsia="zh-CN"/>
          </w:rPr>
          <w:t>或者</w:t>
        </w:r>
      </w:ins>
      <w:ins w:id="82" w:author="myRan" w:date="2025-10-29T10:13:10Z">
        <w:r>
          <w:rPr>
            <w:rFonts w:hint="eastAsia"/>
            <w:lang w:val="en-US" w:eastAsia="zh-CN"/>
          </w:rPr>
          <w:t>反馈</w:t>
        </w:r>
      </w:ins>
      <w:ins w:id="83" w:author="myRan" w:date="2025-10-29T10:13:11Z">
        <w:r>
          <w:rPr>
            <w:rFonts w:hint="eastAsia"/>
            <w:lang w:val="en-US" w:eastAsia="zh-CN"/>
          </w:rPr>
          <w:t>信息</w:t>
        </w:r>
      </w:ins>
      <w:r>
        <w:rPr>
          <w:rFonts w:hint="eastAsia"/>
        </w:rPr>
        <w:t>，</w:t>
      </w:r>
      <w:del w:id="84" w:author="myRan" w:date="2025-10-29T10:13:23Z">
        <w:r>
          <w:rPr>
            <w:rFonts w:hint="eastAsia"/>
          </w:rPr>
          <w:delText>或者</w:delText>
        </w:r>
      </w:del>
      <w:r>
        <w:rPr>
          <w:rFonts w:hint="eastAsia"/>
        </w:rPr>
        <w:t>查看</w:t>
      </w:r>
      <w:del w:id="85" w:author="myRan" w:date="2025-10-29T10:13:25Z">
        <w:r>
          <w:rPr>
            <w:rFonts w:hint="eastAsia"/>
          </w:rPr>
          <w:delText>问题</w:delText>
        </w:r>
      </w:del>
      <w:r>
        <w:rPr>
          <w:rFonts w:hint="eastAsia"/>
        </w:rPr>
        <w:t>是否已被老师解答。教师可以查看学生提出的问题</w:t>
      </w:r>
      <w:ins w:id="86" w:author="myRan" w:date="2025-10-29T10:13:36Z">
        <w:r>
          <w:rPr>
            <w:rFonts w:hint="eastAsia"/>
            <w:lang w:val="en-US" w:eastAsia="zh-CN"/>
          </w:rPr>
          <w:t>或</w:t>
        </w:r>
      </w:ins>
      <w:ins w:id="87" w:author="myRan" w:date="2025-10-29T10:13:38Z">
        <w:r>
          <w:rPr>
            <w:rFonts w:hint="eastAsia"/>
            <w:lang w:val="en-US" w:eastAsia="zh-CN"/>
          </w:rPr>
          <w:t>反馈</w:t>
        </w:r>
      </w:ins>
      <w:ins w:id="88" w:author="myRan" w:date="2025-10-29T10:13:39Z">
        <w:r>
          <w:rPr>
            <w:rFonts w:hint="eastAsia"/>
            <w:lang w:val="en-US" w:eastAsia="zh-CN"/>
          </w:rPr>
          <w:t>信息</w:t>
        </w:r>
      </w:ins>
      <w:r>
        <w:rPr>
          <w:rFonts w:hint="eastAsia"/>
        </w:rPr>
        <w:t>。</w:t>
      </w:r>
    </w:p>
    <w:p w14:paraId="343C958D">
      <w:pPr>
        <w:numPr>
          <w:ilvl w:val="0"/>
          <w:numId w:val="6"/>
        </w:numPr>
        <w:spacing w:line="360" w:lineRule="auto"/>
        <w:rPr>
          <w:b/>
          <w:bCs/>
        </w:rPr>
      </w:pPr>
      <w:r>
        <w:rPr>
          <w:rFonts w:hint="eastAsia"/>
          <w:b/>
          <w:bCs/>
        </w:rPr>
        <w:t>修改问题</w:t>
      </w:r>
      <w:ins w:id="89" w:author="myRan" w:date="2025-10-29T10:14:27Z">
        <w:r>
          <w:rPr>
            <w:rFonts w:hint="eastAsia"/>
            <w:b/>
            <w:bCs/>
            <w:lang w:val="en-US" w:eastAsia="zh-CN"/>
          </w:rPr>
          <w:t>或</w:t>
        </w:r>
      </w:ins>
      <w:ins w:id="90" w:author="myRan" w:date="2025-10-29T10:14:28Z">
        <w:r>
          <w:rPr>
            <w:rFonts w:hint="eastAsia"/>
            <w:b/>
            <w:bCs/>
            <w:lang w:val="en-US" w:eastAsia="zh-CN"/>
          </w:rPr>
          <w:t>反馈</w:t>
        </w:r>
      </w:ins>
    </w:p>
    <w:p w14:paraId="1342109A">
      <w:pPr>
        <w:spacing w:line="360" w:lineRule="auto"/>
        <w:ind w:firstLine="420"/>
      </w:pPr>
      <w:r>
        <w:rPr>
          <w:rFonts w:hint="eastAsia"/>
        </w:rPr>
        <w:t>学生可以修改自己之前提出的问题</w:t>
      </w:r>
      <w:ins w:id="91" w:author="myRan" w:date="2025-10-29T10:14:36Z">
        <w:r>
          <w:rPr>
            <w:rFonts w:hint="eastAsia"/>
            <w:lang w:val="en-US" w:eastAsia="zh-CN"/>
          </w:rPr>
          <w:t>或</w:t>
        </w:r>
      </w:ins>
      <w:ins w:id="92" w:author="myRan" w:date="2025-10-29T10:14:38Z">
        <w:r>
          <w:rPr>
            <w:rFonts w:hint="eastAsia"/>
            <w:lang w:val="en-US" w:eastAsia="zh-CN"/>
          </w:rPr>
          <w:t>反馈</w:t>
        </w:r>
      </w:ins>
      <w:r>
        <w:rPr>
          <w:rFonts w:hint="eastAsia"/>
        </w:rPr>
        <w:t>。</w:t>
      </w:r>
      <w:ins w:id="93" w:author="myRan" w:date="2025-10-29T10:14:41Z">
        <w:r>
          <w:rPr>
            <w:rFonts w:hint="eastAsia"/>
            <w:lang w:val="en-US" w:eastAsia="zh-CN"/>
          </w:rPr>
          <w:t>在</w:t>
        </w:r>
      </w:ins>
      <w:del w:id="94" w:author="myRan" w:date="2025-10-29T10:14:39Z">
        <w:r>
          <w:rPr>
            <w:rFonts w:hint="eastAsia"/>
          </w:rPr>
          <w:delText>再</w:delText>
        </w:r>
      </w:del>
      <w:r>
        <w:rPr>
          <w:rFonts w:hint="eastAsia"/>
        </w:rPr>
        <w:t>修改问题</w:t>
      </w:r>
      <w:ins w:id="95" w:author="myRan" w:date="2025-10-29T10:14:46Z">
        <w:r>
          <w:rPr>
            <w:rFonts w:hint="eastAsia"/>
            <w:lang w:val="en-US" w:eastAsia="zh-CN"/>
          </w:rPr>
          <w:t>或</w:t>
        </w:r>
      </w:ins>
      <w:ins w:id="96" w:author="myRan" w:date="2025-10-29T10:14:48Z">
        <w:r>
          <w:rPr>
            <w:rFonts w:hint="eastAsia"/>
            <w:lang w:val="en-US" w:eastAsia="zh-CN"/>
          </w:rPr>
          <w:t>反馈</w:t>
        </w:r>
      </w:ins>
      <w:r>
        <w:rPr>
          <w:rFonts w:hint="eastAsia"/>
        </w:rPr>
        <w:t>前</w:t>
      </w:r>
      <w:ins w:id="97" w:author="myRan" w:date="2025-10-29T10:14:57Z">
        <w:r>
          <w:rPr>
            <w:rFonts w:hint="eastAsia"/>
            <w:lang w:eastAsia="zh-CN"/>
          </w:rPr>
          <w:t>，</w:t>
        </w:r>
      </w:ins>
      <w:ins w:id="98" w:author="myRan" w:date="2025-10-29T10:14:59Z">
        <w:r>
          <w:rPr>
            <w:rFonts w:hint="eastAsia"/>
            <w:lang w:val="en-US" w:eastAsia="zh-CN"/>
          </w:rPr>
          <w:t>应</w:t>
        </w:r>
      </w:ins>
      <w:ins w:id="99" w:author="myRan" w:date="2025-10-29T10:15:05Z">
        <w:r>
          <w:rPr>
            <w:rFonts w:hint="eastAsia"/>
            <w:lang w:val="en-US" w:eastAsia="zh-CN"/>
          </w:rPr>
          <w:t>检查其</w:t>
        </w:r>
      </w:ins>
      <w:r>
        <w:rPr>
          <w:rFonts w:hint="eastAsia"/>
        </w:rPr>
        <w:t>是否存在，</w:t>
      </w:r>
      <w:ins w:id="100" w:author="myRan" w:date="2025-10-29T10:15:20Z">
        <w:r>
          <w:rPr>
            <w:rFonts w:hint="eastAsia"/>
            <w:lang w:val="en-US" w:eastAsia="zh-CN"/>
          </w:rPr>
          <w:t>存在后</w:t>
        </w:r>
      </w:ins>
      <w:r>
        <w:rPr>
          <w:rFonts w:hint="eastAsia"/>
        </w:rPr>
        <w:t>再修改</w:t>
      </w:r>
      <w:ins w:id="101" w:author="myRan" w:date="2025-10-29T10:15:26Z">
        <w:r>
          <w:rPr>
            <w:rFonts w:hint="eastAsia"/>
            <w:lang w:eastAsia="zh-CN"/>
          </w:rPr>
          <w:t>；</w:t>
        </w:r>
      </w:ins>
      <w:r>
        <w:rPr>
          <w:rFonts w:hint="eastAsia"/>
        </w:rPr>
        <w:t>提交后，需经过系统审核判断</w:t>
      </w:r>
      <w:del w:id="102" w:author="myRan" w:date="2025-10-29T10:16:14Z">
        <w:r>
          <w:rPr>
            <w:rFonts w:hint="eastAsia"/>
          </w:rPr>
          <w:delText>，</w:delText>
        </w:r>
      </w:del>
      <w:r>
        <w:rPr>
          <w:rFonts w:hint="eastAsia"/>
        </w:rPr>
        <w:t>是否符合格式：符合则问题</w:t>
      </w:r>
      <w:ins w:id="103" w:author="myRan" w:date="2025-10-29T10:15:36Z">
        <w:r>
          <w:rPr>
            <w:rFonts w:hint="eastAsia"/>
            <w:lang w:val="en-US" w:eastAsia="zh-CN"/>
          </w:rPr>
          <w:t>或</w:t>
        </w:r>
      </w:ins>
      <w:ins w:id="104" w:author="myRan" w:date="2025-10-29T10:15:37Z">
        <w:r>
          <w:rPr>
            <w:rFonts w:hint="eastAsia"/>
            <w:lang w:val="en-US" w:eastAsia="zh-CN"/>
          </w:rPr>
          <w:t>反馈</w:t>
        </w:r>
      </w:ins>
      <w:r>
        <w:rPr>
          <w:rFonts w:hint="eastAsia"/>
        </w:rPr>
        <w:t>有效，修改成功；否则，问题</w:t>
      </w:r>
      <w:ins w:id="105" w:author="myRan" w:date="2025-10-29T10:15:41Z">
        <w:r>
          <w:rPr>
            <w:rFonts w:hint="eastAsia"/>
            <w:lang w:val="en-US" w:eastAsia="zh-CN"/>
          </w:rPr>
          <w:t>或</w:t>
        </w:r>
      </w:ins>
      <w:ins w:id="106" w:author="myRan" w:date="2025-10-29T10:15:43Z">
        <w:r>
          <w:rPr>
            <w:rFonts w:hint="eastAsia"/>
            <w:lang w:val="en-US" w:eastAsia="zh-CN"/>
          </w:rPr>
          <w:t>反馈</w:t>
        </w:r>
      </w:ins>
      <w:r>
        <w:rPr>
          <w:rFonts w:hint="eastAsia"/>
        </w:rPr>
        <w:t>无效，修改失败。</w:t>
      </w:r>
    </w:p>
    <w:p w14:paraId="68839745">
      <w:pPr>
        <w:numPr>
          <w:ilvl w:val="0"/>
          <w:numId w:val="6"/>
        </w:numPr>
        <w:spacing w:line="360" w:lineRule="auto"/>
        <w:rPr>
          <w:b/>
          <w:bCs/>
        </w:rPr>
      </w:pPr>
      <w:r>
        <w:rPr>
          <w:rFonts w:hint="eastAsia"/>
          <w:b/>
          <w:bCs/>
        </w:rPr>
        <w:t>删除问题</w:t>
      </w:r>
      <w:ins w:id="107" w:author="myRan" w:date="2025-10-29T10:20:19Z">
        <w:r>
          <w:rPr>
            <w:rFonts w:hint="eastAsia"/>
            <w:b/>
            <w:bCs/>
            <w:lang w:val="en-US" w:eastAsia="zh-CN"/>
          </w:rPr>
          <w:t>或</w:t>
        </w:r>
      </w:ins>
      <w:ins w:id="108" w:author="myRan" w:date="2025-10-29T10:20:20Z">
        <w:r>
          <w:rPr>
            <w:rFonts w:hint="eastAsia"/>
            <w:b/>
            <w:bCs/>
            <w:lang w:val="en-US" w:eastAsia="zh-CN"/>
          </w:rPr>
          <w:t>反馈</w:t>
        </w:r>
      </w:ins>
    </w:p>
    <w:p w14:paraId="1B4F1C2B">
      <w:pPr>
        <w:spacing w:line="360" w:lineRule="auto"/>
        <w:ind w:firstLine="420"/>
      </w:pPr>
      <w:r>
        <w:rPr>
          <w:rFonts w:hint="eastAsia"/>
        </w:rPr>
        <w:t>学生可以删除自己之前已提出的问题</w:t>
      </w:r>
      <w:ins w:id="109" w:author="myRan" w:date="2025-10-29T10:16:47Z">
        <w:r>
          <w:rPr>
            <w:rFonts w:hint="eastAsia"/>
            <w:lang w:val="en-US" w:eastAsia="zh-CN"/>
          </w:rPr>
          <w:t>或</w:t>
        </w:r>
      </w:ins>
      <w:ins w:id="110" w:author="myRan" w:date="2025-10-29T10:16:48Z">
        <w:r>
          <w:rPr>
            <w:rFonts w:hint="eastAsia"/>
            <w:lang w:val="en-US" w:eastAsia="zh-CN"/>
          </w:rPr>
          <w:t>反馈</w:t>
        </w:r>
      </w:ins>
      <w:r>
        <w:rPr>
          <w:rFonts w:hint="eastAsia"/>
        </w:rPr>
        <w:t>。</w:t>
      </w:r>
    </w:p>
    <w:p w14:paraId="44F858E4">
      <w:pPr>
        <w:spacing w:line="360" w:lineRule="auto"/>
      </w:pPr>
    </w:p>
    <w:p w14:paraId="0676F04F">
      <w:pPr>
        <w:pStyle w:val="5"/>
        <w:rPr>
          <w:rFonts w:hint="eastAsia" w:ascii="宋体" w:hAnsi="宋体" w:cs="宋体"/>
        </w:rPr>
      </w:pPr>
      <w:r>
        <w:rPr>
          <w:rFonts w:hint="eastAsia" w:ascii="宋体" w:hAnsi="宋体" w:cs="宋体"/>
        </w:rPr>
        <w:t>3.1.6问题答疑模块</w:t>
      </w:r>
    </w:p>
    <w:p w14:paraId="1BEDB322">
      <w:pPr>
        <w:spacing w:line="360" w:lineRule="auto"/>
        <w:ind w:firstLine="420" w:firstLineChars="200"/>
      </w:pPr>
      <w:del w:id="111" w:author="myRan" w:date="2025-10-29T10:16:58Z">
        <w:r>
          <w:rPr>
            <w:rFonts w:hint="eastAsia"/>
          </w:rPr>
          <w:delText>学生对自己作业或者批改结果进行提问，</w:delText>
        </w:r>
      </w:del>
      <w:r>
        <w:rPr>
          <w:rFonts w:hint="eastAsia"/>
        </w:rPr>
        <w:t>教师对</w:t>
      </w:r>
      <w:ins w:id="112" w:author="myRan" w:date="2025-10-29T10:17:05Z">
        <w:r>
          <w:rPr>
            <w:rFonts w:hint="eastAsia"/>
            <w:lang w:val="en-US" w:eastAsia="zh-CN"/>
          </w:rPr>
          <w:t>学生</w:t>
        </w:r>
      </w:ins>
      <w:ins w:id="113" w:author="myRan" w:date="2025-10-29T10:17:07Z">
        <w:r>
          <w:rPr>
            <w:rFonts w:hint="eastAsia"/>
            <w:lang w:val="en-US" w:eastAsia="zh-CN"/>
          </w:rPr>
          <w:t>提出</w:t>
        </w:r>
      </w:ins>
      <w:ins w:id="114" w:author="myRan" w:date="2025-10-29T10:17:08Z">
        <w:r>
          <w:rPr>
            <w:rFonts w:hint="eastAsia"/>
            <w:lang w:val="en-US" w:eastAsia="zh-CN"/>
          </w:rPr>
          <w:t>的</w:t>
        </w:r>
      </w:ins>
      <w:r>
        <w:rPr>
          <w:rFonts w:hint="eastAsia"/>
        </w:rPr>
        <w:t>问题</w:t>
      </w:r>
      <w:ins w:id="115" w:author="myRan" w:date="2025-10-29T10:17:10Z">
        <w:r>
          <w:rPr>
            <w:rFonts w:hint="eastAsia"/>
            <w:lang w:val="en-US" w:eastAsia="zh-CN"/>
          </w:rPr>
          <w:t>或</w:t>
        </w:r>
      </w:ins>
      <w:ins w:id="116" w:author="myRan" w:date="2025-10-29T10:17:11Z">
        <w:r>
          <w:rPr>
            <w:rFonts w:hint="eastAsia"/>
            <w:lang w:val="en-US" w:eastAsia="zh-CN"/>
          </w:rPr>
          <w:t>反馈</w:t>
        </w:r>
      </w:ins>
      <w:r>
        <w:rPr>
          <w:rFonts w:hint="eastAsia"/>
        </w:rPr>
        <w:t>给出回答，并且支持查看、修改和删除功能。具体功能如下：</w:t>
      </w:r>
    </w:p>
    <w:p w14:paraId="08FDEE2E">
      <w:pPr>
        <w:numPr>
          <w:ilvl w:val="0"/>
          <w:numId w:val="7"/>
        </w:numPr>
        <w:spacing w:line="360" w:lineRule="auto"/>
        <w:rPr>
          <w:b/>
          <w:bCs/>
        </w:rPr>
      </w:pPr>
      <w:r>
        <w:rPr>
          <w:rFonts w:hint="eastAsia"/>
          <w:b/>
          <w:bCs/>
        </w:rPr>
        <w:t>增加回答</w:t>
      </w:r>
    </w:p>
    <w:p w14:paraId="10A7117D">
      <w:pPr>
        <w:spacing w:line="360" w:lineRule="auto"/>
        <w:ind w:firstLine="420"/>
      </w:pPr>
      <w:r>
        <w:rPr>
          <w:rFonts w:hint="eastAsia"/>
        </w:rPr>
        <w:t>教师可以回答学生作业下提出的问题</w:t>
      </w:r>
      <w:ins w:id="117" w:author="myRan" w:date="2025-10-29T10:17:22Z">
        <w:r>
          <w:rPr>
            <w:rFonts w:hint="eastAsia"/>
            <w:lang w:val="en-US" w:eastAsia="zh-CN"/>
          </w:rPr>
          <w:t>或</w:t>
        </w:r>
      </w:ins>
      <w:ins w:id="118" w:author="myRan" w:date="2025-10-29T10:17:24Z">
        <w:r>
          <w:rPr>
            <w:rFonts w:hint="eastAsia"/>
            <w:lang w:val="en-US" w:eastAsia="zh-CN"/>
          </w:rPr>
          <w:t>反馈</w:t>
        </w:r>
      </w:ins>
      <w:r>
        <w:rPr>
          <w:rFonts w:hint="eastAsia"/>
        </w:rPr>
        <w:t>。</w:t>
      </w:r>
      <w:del w:id="119" w:author="myRan" w:date="2025-10-29T10:17:28Z">
        <w:r>
          <w:rPr>
            <w:rFonts w:hint="eastAsia"/>
          </w:rPr>
          <w:delText>系统对于教师的回答会自动置</w:delText>
        </w:r>
      </w:del>
      <w:del w:id="120" w:author="myRan" w:date="2025-10-29T10:17:27Z">
        <w:r>
          <w:rPr>
            <w:rFonts w:hint="eastAsia"/>
          </w:rPr>
          <w:delText>顶。</w:delText>
        </w:r>
      </w:del>
    </w:p>
    <w:p w14:paraId="7456936B">
      <w:pPr>
        <w:numPr>
          <w:ilvl w:val="0"/>
          <w:numId w:val="7"/>
        </w:numPr>
        <w:spacing w:line="360" w:lineRule="auto"/>
        <w:rPr>
          <w:b/>
          <w:bCs/>
        </w:rPr>
      </w:pPr>
      <w:r>
        <w:rPr>
          <w:rFonts w:hint="eastAsia"/>
          <w:b/>
          <w:bCs/>
        </w:rPr>
        <w:t>查看回答</w:t>
      </w:r>
    </w:p>
    <w:p w14:paraId="386253C0">
      <w:pPr>
        <w:spacing w:line="360" w:lineRule="auto"/>
        <w:ind w:firstLine="420"/>
      </w:pPr>
      <w:r>
        <w:rPr>
          <w:rFonts w:hint="eastAsia"/>
        </w:rPr>
        <w:t>教师可以查看自己之前回答；学生可以查看自己提出问题</w:t>
      </w:r>
      <w:ins w:id="121" w:author="myRan" w:date="2025-10-29T10:17:43Z">
        <w:r>
          <w:rPr>
            <w:rFonts w:hint="eastAsia"/>
            <w:lang w:val="en-US" w:eastAsia="zh-CN"/>
          </w:rPr>
          <w:t>或</w:t>
        </w:r>
      </w:ins>
      <w:ins w:id="122" w:author="myRan" w:date="2025-10-29T10:17:44Z">
        <w:r>
          <w:rPr>
            <w:rFonts w:hint="eastAsia"/>
            <w:lang w:val="en-US" w:eastAsia="zh-CN"/>
          </w:rPr>
          <w:t>反馈</w:t>
        </w:r>
      </w:ins>
      <w:r>
        <w:rPr>
          <w:rFonts w:hint="eastAsia"/>
        </w:rPr>
        <w:t>下教师给出的解答。</w:t>
      </w:r>
    </w:p>
    <w:p w14:paraId="2F33CB89">
      <w:pPr>
        <w:numPr>
          <w:ilvl w:val="0"/>
          <w:numId w:val="7"/>
        </w:numPr>
        <w:spacing w:line="360" w:lineRule="auto"/>
        <w:rPr>
          <w:b/>
          <w:bCs/>
        </w:rPr>
      </w:pPr>
      <w:r>
        <w:rPr>
          <w:rFonts w:hint="eastAsia"/>
          <w:b/>
          <w:bCs/>
        </w:rPr>
        <w:t>修改回答</w:t>
      </w:r>
    </w:p>
    <w:p w14:paraId="711417FD">
      <w:pPr>
        <w:spacing w:line="360" w:lineRule="auto"/>
        <w:ind w:firstLine="420"/>
      </w:pPr>
      <w:r>
        <w:rPr>
          <w:rFonts w:hint="eastAsia"/>
        </w:rPr>
        <w:t>教师可以修改自己之前的回答。</w:t>
      </w:r>
    </w:p>
    <w:p w14:paraId="2AE94138">
      <w:pPr>
        <w:numPr>
          <w:ilvl w:val="0"/>
          <w:numId w:val="7"/>
        </w:numPr>
        <w:spacing w:line="360" w:lineRule="auto"/>
        <w:rPr>
          <w:b/>
          <w:bCs/>
        </w:rPr>
      </w:pPr>
      <w:r>
        <w:rPr>
          <w:rFonts w:hint="eastAsia"/>
          <w:b/>
          <w:bCs/>
        </w:rPr>
        <w:t>删除回答</w:t>
      </w:r>
    </w:p>
    <w:p w14:paraId="5177C202">
      <w:pPr>
        <w:spacing w:line="360" w:lineRule="auto"/>
        <w:ind w:firstLine="420"/>
      </w:pPr>
      <w:r>
        <w:rPr>
          <w:rFonts w:hint="eastAsia"/>
        </w:rPr>
        <w:t>教师可以删除自己之前的回答。注意：教师只能删除自己的回答。</w:t>
      </w:r>
    </w:p>
    <w:p w14:paraId="7A5A9732">
      <w:pPr>
        <w:pStyle w:val="5"/>
        <w:rPr>
          <w:del w:id="123" w:author="myRan" w:date="2025-10-29T10:17:59Z"/>
        </w:rPr>
      </w:pPr>
      <w:del w:id="124" w:author="myRan" w:date="2025-10-29T10:17:59Z">
        <w:r>
          <w:rPr>
            <w:rFonts w:hint="eastAsia" w:ascii="宋体" w:hAnsi="宋体" w:cs="宋体"/>
          </w:rPr>
          <w:delText>3.1.7</w:delText>
        </w:r>
      </w:del>
      <w:del w:id="125" w:author="myRan" w:date="2025-10-29T10:17:59Z">
        <w:commentRangeStart w:id="0"/>
        <w:r>
          <w:rPr>
            <w:rFonts w:hint="eastAsia"/>
          </w:rPr>
          <w:delText>课程反馈模块</w:delText>
        </w:r>
        <w:commentRangeEnd w:id="0"/>
      </w:del>
      <w:del w:id="126" w:author="myRan" w:date="2025-10-29T10:17:59Z">
        <w:r>
          <w:rPr>
            <w:rStyle w:val="16"/>
            <w:rFonts w:ascii="Times New Roman" w:hAnsi="Times New Roman"/>
            <w:b w:val="0"/>
            <w:bCs w:val="0"/>
          </w:rPr>
          <w:commentReference w:id="0"/>
        </w:r>
      </w:del>
    </w:p>
    <w:p w14:paraId="00675C84">
      <w:pPr>
        <w:spacing w:line="360" w:lineRule="auto"/>
        <w:ind w:firstLine="420" w:firstLineChars="200"/>
        <w:rPr>
          <w:del w:id="127" w:author="myRan" w:date="2025-10-29T10:17:59Z"/>
        </w:rPr>
      </w:pPr>
      <w:del w:id="128" w:author="myRan" w:date="2025-10-29T10:17:59Z">
        <w:bookmarkStart w:id="24" w:name="_Toc179916021"/>
        <w:bookmarkStart w:id="25" w:name="_Toc430813089"/>
        <w:r>
          <w:rPr>
            <w:rFonts w:hint="eastAsia"/>
          </w:rPr>
          <w:delText>本模块实现了学生对课程和作业的反馈功能，以及教务员对反馈的统计与展示，旨在帮助教师改进教学方法、优化课程设计。</w:delText>
        </w:r>
      </w:del>
      <w:del w:id="129" w:author="myRan" w:date="2025-10-29T10:17:59Z">
        <w:r>
          <w:rPr/>
          <w:delText>具体功能描述如下：</w:delText>
        </w:r>
      </w:del>
    </w:p>
    <w:p w14:paraId="1854F777">
      <w:pPr>
        <w:numPr>
          <w:ilvl w:val="0"/>
          <w:numId w:val="8"/>
        </w:numPr>
        <w:spacing w:line="360" w:lineRule="auto"/>
        <w:rPr>
          <w:del w:id="130" w:author="myRan" w:date="2025-10-29T10:17:59Z"/>
          <w:b/>
          <w:bCs/>
        </w:rPr>
      </w:pPr>
      <w:del w:id="131" w:author="myRan" w:date="2025-10-29T10:17:59Z">
        <w:r>
          <w:rPr>
            <w:rFonts w:hint="eastAsia"/>
            <w:b/>
            <w:bCs/>
          </w:rPr>
          <w:delText>增加反馈信息</w:delText>
        </w:r>
      </w:del>
    </w:p>
    <w:p w14:paraId="0EA65CF6">
      <w:pPr>
        <w:spacing w:line="360" w:lineRule="auto"/>
        <w:ind w:firstLine="420" w:firstLineChars="200"/>
        <w:rPr>
          <w:del w:id="132" w:author="myRan" w:date="2025-10-29T10:17:59Z"/>
        </w:rPr>
      </w:pPr>
      <w:del w:id="133" w:author="myRan" w:date="2025-10-29T10:17:59Z">
        <w:r>
          <w:rPr>
            <w:rFonts w:hint="eastAsia"/>
          </w:rPr>
          <w:delText>学生可以对所修课程进行反馈。学生需选择要评价的课程，然后可以从课程内容、教学方法、教师授课、学习收获等多个维度进行反馈。在填写完反馈信息后，需要经过系统的格式规范验证，通过则增加成功，否则增加失败。</w:delText>
        </w:r>
      </w:del>
    </w:p>
    <w:p w14:paraId="1F490B36">
      <w:pPr>
        <w:numPr>
          <w:ilvl w:val="0"/>
          <w:numId w:val="8"/>
        </w:numPr>
        <w:spacing w:line="360" w:lineRule="auto"/>
        <w:rPr>
          <w:del w:id="134" w:author="myRan" w:date="2025-10-29T10:17:59Z"/>
          <w:b/>
          <w:bCs/>
        </w:rPr>
      </w:pPr>
      <w:del w:id="135" w:author="myRan" w:date="2025-10-29T10:17:59Z">
        <w:r>
          <w:rPr>
            <w:rFonts w:hint="eastAsia"/>
            <w:b/>
            <w:bCs/>
          </w:rPr>
          <w:delText>修改反馈信息</w:delText>
        </w:r>
      </w:del>
    </w:p>
    <w:p w14:paraId="503FEB57">
      <w:pPr>
        <w:spacing w:line="360" w:lineRule="auto"/>
        <w:ind w:firstLine="420" w:firstLineChars="200"/>
        <w:rPr>
          <w:del w:id="136" w:author="myRan" w:date="2025-10-29T10:17:59Z"/>
        </w:rPr>
      </w:pPr>
      <w:del w:id="137" w:author="myRan" w:date="2025-10-29T10:17:59Z">
        <w:r>
          <w:rPr>
            <w:rFonts w:hint="eastAsia"/>
          </w:rPr>
          <w:delText>学生可以对自己前面提出的反馈信息进行修改。</w:delText>
        </w:r>
      </w:del>
    </w:p>
    <w:p w14:paraId="3F345B05">
      <w:pPr>
        <w:numPr>
          <w:ilvl w:val="0"/>
          <w:numId w:val="8"/>
        </w:numPr>
        <w:spacing w:line="360" w:lineRule="auto"/>
        <w:rPr>
          <w:del w:id="138" w:author="myRan" w:date="2025-10-29T10:17:59Z"/>
          <w:b/>
          <w:bCs/>
        </w:rPr>
      </w:pPr>
      <w:del w:id="139" w:author="myRan" w:date="2025-10-29T10:17:59Z">
        <w:r>
          <w:rPr>
            <w:rFonts w:hint="eastAsia"/>
            <w:b/>
            <w:bCs/>
          </w:rPr>
          <w:delText>查看反馈信息</w:delText>
        </w:r>
      </w:del>
    </w:p>
    <w:p w14:paraId="5694B6AA">
      <w:pPr>
        <w:spacing w:line="360" w:lineRule="auto"/>
        <w:ind w:firstLine="420"/>
        <w:rPr>
          <w:del w:id="140" w:author="myRan" w:date="2025-10-29T10:17:59Z"/>
        </w:rPr>
      </w:pPr>
      <w:del w:id="141" w:author="myRan" w:date="2025-10-29T10:17:59Z">
        <w:r>
          <w:rPr>
            <w:rFonts w:hint="eastAsia"/>
          </w:rPr>
          <w:delText>学生可以查看自己对课程提出的反馈信息；教师可以查看自己所教课程的所有反馈信息；教务员可以查看所有课程的所有反馈信息。</w:delText>
        </w:r>
      </w:del>
    </w:p>
    <w:p w14:paraId="22308E85">
      <w:pPr>
        <w:numPr>
          <w:ilvl w:val="0"/>
          <w:numId w:val="8"/>
        </w:numPr>
        <w:spacing w:line="360" w:lineRule="auto"/>
        <w:rPr>
          <w:del w:id="142" w:author="myRan" w:date="2025-10-29T10:17:59Z"/>
          <w:b/>
          <w:bCs/>
        </w:rPr>
      </w:pPr>
      <w:del w:id="143" w:author="myRan" w:date="2025-10-29T10:17:59Z">
        <w:r>
          <w:rPr>
            <w:rFonts w:hint="eastAsia"/>
            <w:b/>
            <w:bCs/>
          </w:rPr>
          <w:delText>删除反馈信息</w:delText>
        </w:r>
      </w:del>
    </w:p>
    <w:p w14:paraId="3BD85A56">
      <w:pPr>
        <w:spacing w:line="360" w:lineRule="auto"/>
        <w:ind w:firstLine="420"/>
        <w:rPr>
          <w:del w:id="144" w:author="myRan" w:date="2025-10-29T10:17:59Z"/>
        </w:rPr>
      </w:pPr>
      <w:del w:id="145" w:author="myRan" w:date="2025-10-29T10:17:59Z">
        <w:r>
          <w:rPr>
            <w:rFonts w:hint="eastAsia"/>
          </w:rPr>
          <w:delText>学生可以删除自己对课程提出的反馈信息。</w:delText>
        </w:r>
      </w:del>
    </w:p>
    <w:p w14:paraId="760E5CCC">
      <w:pPr>
        <w:pStyle w:val="3"/>
        <w:spacing w:line="360" w:lineRule="auto"/>
      </w:pPr>
      <w:r>
        <w:rPr>
          <w:rFonts w:hint="eastAsia"/>
        </w:rPr>
        <w:t>3.1.1 确定参与者</w:t>
      </w:r>
      <w:bookmarkEnd w:id="24"/>
      <w:bookmarkEnd w:id="2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713"/>
      </w:tblGrid>
      <w:tr w14:paraId="50D6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00AE9DC">
            <w:pPr>
              <w:spacing w:line="360" w:lineRule="auto"/>
              <w:jc w:val="center"/>
            </w:pPr>
            <w:r>
              <w:rPr>
                <w:rFonts w:hint="eastAsia"/>
              </w:rPr>
              <w:t>参与者</w:t>
            </w:r>
          </w:p>
        </w:tc>
        <w:tc>
          <w:tcPr>
            <w:tcW w:w="6713" w:type="dxa"/>
          </w:tcPr>
          <w:p w14:paraId="5DBA5830">
            <w:pPr>
              <w:spacing w:line="360" w:lineRule="auto"/>
              <w:jc w:val="center"/>
            </w:pPr>
            <w:r>
              <w:rPr>
                <w:rFonts w:hint="eastAsia"/>
              </w:rPr>
              <w:t>参与项目</w:t>
            </w:r>
          </w:p>
        </w:tc>
      </w:tr>
      <w:tr w14:paraId="1CE0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12DFF97">
            <w:pPr>
              <w:spacing w:line="360" w:lineRule="auto"/>
              <w:jc w:val="center"/>
            </w:pPr>
            <w:r>
              <w:rPr>
                <w:rFonts w:hint="eastAsia"/>
              </w:rPr>
              <w:t>学生</w:t>
            </w:r>
          </w:p>
        </w:tc>
        <w:tc>
          <w:tcPr>
            <w:tcW w:w="6713" w:type="dxa"/>
          </w:tcPr>
          <w:p w14:paraId="1CB312AF">
            <w:pPr>
              <w:spacing w:line="360" w:lineRule="auto"/>
              <w:jc w:val="center"/>
            </w:pPr>
            <w:r>
              <w:rPr>
                <w:rFonts w:hint="eastAsia"/>
              </w:rPr>
              <w:t>用户信息、课程查看、作业查看、作业提交、问题</w:t>
            </w:r>
            <w:ins w:id="146" w:author="myRan" w:date="2025-10-29T10:18:23Z">
              <w:r>
                <w:rPr>
                  <w:rFonts w:hint="eastAsia"/>
                  <w:lang w:val="en-US" w:eastAsia="zh-CN"/>
                </w:rPr>
                <w:t>反馈</w:t>
              </w:r>
            </w:ins>
            <w:del w:id="147" w:author="myRan" w:date="2025-10-29T10:18:22Z">
              <w:r>
                <w:rPr>
                  <w:rFonts w:hint="eastAsia"/>
                </w:rPr>
                <w:delText>提</w:delText>
              </w:r>
            </w:del>
            <w:del w:id="148" w:author="myRan" w:date="2025-10-29T10:18:21Z">
              <w:r>
                <w:rPr>
                  <w:rFonts w:hint="eastAsia"/>
                </w:rPr>
                <w:delText>问</w:delText>
              </w:r>
            </w:del>
            <w:del w:id="149" w:author="myRan" w:date="2025-10-29T10:18:27Z">
              <w:r>
                <w:rPr>
                  <w:rFonts w:hint="eastAsia"/>
                </w:rPr>
                <w:delText>、课程反馈</w:delText>
              </w:r>
            </w:del>
          </w:p>
        </w:tc>
      </w:tr>
      <w:tr w14:paraId="1066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AC279B4">
            <w:pPr>
              <w:spacing w:line="360" w:lineRule="auto"/>
              <w:jc w:val="center"/>
            </w:pPr>
            <w:r>
              <w:rPr>
                <w:rFonts w:hint="eastAsia"/>
              </w:rPr>
              <w:t>教师</w:t>
            </w:r>
          </w:p>
        </w:tc>
        <w:tc>
          <w:tcPr>
            <w:tcW w:w="6713" w:type="dxa"/>
          </w:tcPr>
          <w:p w14:paraId="41C3D245">
            <w:pPr>
              <w:spacing w:line="360" w:lineRule="auto"/>
              <w:jc w:val="center"/>
            </w:pPr>
            <w:r>
              <w:rPr>
                <w:rFonts w:hint="eastAsia"/>
              </w:rPr>
              <w:t>用户信息、作业发布、作业修改、作业取消、作业批改、</w:t>
            </w:r>
            <w:ins w:id="150" w:author="myRan" w:date="2025-10-29T10:18:34Z">
              <w:r>
                <w:rPr>
                  <w:rFonts w:hint="eastAsia"/>
                  <w:lang w:val="en-US" w:eastAsia="zh-CN"/>
                </w:rPr>
                <w:t>问题</w:t>
              </w:r>
            </w:ins>
            <w:ins w:id="151" w:author="myRan" w:date="2025-10-29T10:18:36Z">
              <w:r>
                <w:rPr>
                  <w:rFonts w:hint="eastAsia"/>
                  <w:lang w:val="en-US" w:eastAsia="zh-CN"/>
                </w:rPr>
                <w:t>答疑</w:t>
              </w:r>
            </w:ins>
            <w:del w:id="152" w:author="myRan" w:date="2025-10-29T10:18:32Z">
              <w:r>
                <w:rPr>
                  <w:rFonts w:hint="eastAsia"/>
                </w:rPr>
                <w:delText>答疑提</w:delText>
              </w:r>
            </w:del>
            <w:del w:id="153" w:author="myRan" w:date="2025-10-29T10:18:31Z">
              <w:r>
                <w:rPr>
                  <w:rFonts w:hint="eastAsia"/>
                </w:rPr>
                <w:delText>问</w:delText>
              </w:r>
            </w:del>
            <w:del w:id="154" w:author="myRan" w:date="2025-10-29T10:18:39Z">
              <w:r>
                <w:rPr>
                  <w:rFonts w:hint="eastAsia"/>
                </w:rPr>
                <w:delText>、反</w:delText>
              </w:r>
            </w:del>
            <w:del w:id="155" w:author="myRan" w:date="2025-10-29T10:18:38Z">
              <w:r>
                <w:rPr>
                  <w:rFonts w:hint="eastAsia"/>
                </w:rPr>
                <w:delText>馈查看</w:delText>
              </w:r>
            </w:del>
          </w:p>
        </w:tc>
      </w:tr>
      <w:tr w14:paraId="3BCB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740BF8C">
            <w:pPr>
              <w:spacing w:line="360" w:lineRule="auto"/>
              <w:jc w:val="center"/>
            </w:pPr>
            <w:r>
              <w:rPr>
                <w:rFonts w:hint="eastAsia"/>
              </w:rPr>
              <w:t>教务员</w:t>
            </w:r>
          </w:p>
        </w:tc>
        <w:tc>
          <w:tcPr>
            <w:tcW w:w="6713" w:type="dxa"/>
          </w:tcPr>
          <w:p w14:paraId="1A0137ED">
            <w:pPr>
              <w:spacing w:line="360" w:lineRule="auto"/>
              <w:jc w:val="center"/>
            </w:pPr>
            <w:r>
              <w:rPr>
                <w:rFonts w:hint="eastAsia"/>
              </w:rPr>
              <w:t>用户信息、课程管理、反馈查看</w:t>
            </w:r>
          </w:p>
        </w:tc>
      </w:tr>
    </w:tbl>
    <w:p w14:paraId="7F48AD16">
      <w:pPr>
        <w:spacing w:line="360" w:lineRule="auto"/>
      </w:pPr>
    </w:p>
    <w:p w14:paraId="22251AB5">
      <w:pPr>
        <w:pStyle w:val="4"/>
        <w:spacing w:line="360" w:lineRule="auto"/>
      </w:pPr>
      <w:bookmarkStart w:id="26" w:name="_Toc179916022"/>
      <w:bookmarkStart w:id="27" w:name="_Toc430813090"/>
      <w:r>
        <w:rPr>
          <w:rFonts w:hint="eastAsia"/>
        </w:rPr>
        <w:t>3.1.2 确定用例</w:t>
      </w:r>
      <w:bookmarkEnd w:id="26"/>
      <w:bookmarkEnd w:id="27"/>
    </w:p>
    <w:p w14:paraId="047E5305">
      <w:pPr>
        <w:rPr>
          <w:color w:val="FF0000"/>
        </w:rPr>
      </w:pPr>
      <w:ins w:id="156" w:author="myRan" w:date="2025-10-29T12:32:48Z">
        <w:bookmarkStart w:id="56" w:name="_GoBack"/>
        <w:r>
          <w:rPr/>
          <w:drawing>
            <wp:inline distT="0" distB="0" distL="114300" distR="114300">
              <wp:extent cx="5273040" cy="3474085"/>
              <wp:effectExtent l="0" t="0" r="1016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3040" cy="3474085"/>
                      </a:xfrm>
                      <a:prstGeom prst="rect">
                        <a:avLst/>
                      </a:prstGeom>
                      <a:noFill/>
                      <a:ln>
                        <a:noFill/>
                      </a:ln>
                    </pic:spPr>
                  </pic:pic>
                </a:graphicData>
              </a:graphic>
            </wp:inline>
          </w:drawing>
        </w:r>
        <w:bookmarkEnd w:id="56"/>
      </w:ins>
      <w:del w:id="158" w:author="myRan" w:date="2025-10-29T10:27:20Z">
        <w:r>
          <w:rPr/>
          <w:drawing>
            <wp:inline distT="0" distB="0" distL="114300" distR="114300">
              <wp:extent cx="5270500" cy="3371215"/>
              <wp:effectExtent l="0" t="0" r="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0500" cy="3371215"/>
                      </a:xfrm>
                      <a:prstGeom prst="rect">
                        <a:avLst/>
                      </a:prstGeom>
                      <a:noFill/>
                      <a:ln>
                        <a:noFill/>
                      </a:ln>
                    </pic:spPr>
                  </pic:pic>
                </a:graphicData>
              </a:graphic>
            </wp:inline>
          </w:drawing>
        </w:r>
      </w:del>
    </w:p>
    <w:p w14:paraId="7D43A24E">
      <w:pPr>
        <w:spacing w:line="360" w:lineRule="auto"/>
        <w:jc w:val="center"/>
      </w:pPr>
      <w:r>
        <w:rPr>
          <w:rFonts w:hint="eastAsia"/>
        </w:rPr>
        <w:t>课程互动管理系统用例图</w:t>
      </w:r>
    </w:p>
    <w:p w14:paraId="26B69315">
      <w:pPr>
        <w:pStyle w:val="3"/>
        <w:spacing w:line="360" w:lineRule="auto"/>
        <w:rPr>
          <w:rFonts w:ascii="Times New Roman" w:hAnsi="Times New Roman" w:eastAsia="宋体"/>
        </w:rPr>
      </w:pPr>
      <w:bookmarkStart w:id="28" w:name="_Toc179916023"/>
      <w:bookmarkStart w:id="29" w:name="_Toc430813091"/>
      <w:r>
        <w:rPr>
          <w:rFonts w:hint="eastAsia"/>
        </w:rPr>
        <w:t>3.1.3 用例说明</w:t>
      </w:r>
      <w:bookmarkEnd w:id="28"/>
      <w:bookmarkEnd w:id="29"/>
    </w:p>
    <w:p w14:paraId="45355323">
      <w:pPr>
        <w:spacing w:line="360" w:lineRule="auto"/>
      </w:pPr>
      <w:r>
        <w:rPr>
          <w:rFonts w:hint="eastAsia"/>
        </w:rPr>
        <w:t>以下是本系统各用例的用例说明。</w:t>
      </w:r>
    </w:p>
    <w:p w14:paraId="29C33CA2">
      <w:pPr>
        <w:spacing w:line="360" w:lineRule="auto"/>
        <w:ind w:firstLine="420"/>
        <w:rPr>
          <w:b/>
          <w:bCs/>
        </w:rPr>
      </w:pPr>
      <w:r>
        <w:rPr>
          <w:rFonts w:hint="eastAsia"/>
          <w:b/>
          <w:bCs/>
        </w:rPr>
        <w:t>1.用户注册</w:t>
      </w:r>
    </w:p>
    <w:p w14:paraId="41F9E14D">
      <w:pPr>
        <w:spacing w:line="360" w:lineRule="auto"/>
        <w:ind w:firstLine="420"/>
        <w:rPr>
          <w:bCs/>
        </w:rPr>
      </w:pPr>
      <w:r>
        <w:rPr>
          <w:rFonts w:hint="eastAsia"/>
          <w:bCs/>
        </w:rPr>
        <w:t>用例名：用户</w:t>
      </w:r>
      <w:r>
        <w:rPr>
          <w:rFonts w:hint="eastAsia"/>
        </w:rPr>
        <w:t>注册</w:t>
      </w:r>
    </w:p>
    <w:p w14:paraId="2A4527A2">
      <w:pPr>
        <w:spacing w:line="360" w:lineRule="auto"/>
        <w:ind w:firstLine="420"/>
        <w:rPr>
          <w:bCs/>
        </w:rPr>
      </w:pPr>
      <w:r>
        <w:rPr>
          <w:rFonts w:hint="eastAsia"/>
          <w:bCs/>
        </w:rPr>
        <w:t>描述：参与者通过注册用例来在系统中添加自己的信息</w:t>
      </w:r>
    </w:p>
    <w:p w14:paraId="3A0E3177">
      <w:pPr>
        <w:spacing w:line="360" w:lineRule="auto"/>
        <w:ind w:firstLine="420"/>
        <w:rPr>
          <w:bCs/>
        </w:rPr>
      </w:pPr>
      <w:r>
        <w:rPr>
          <w:rFonts w:hint="eastAsia"/>
          <w:bCs/>
        </w:rPr>
        <w:t>参与者：学生</w:t>
      </w:r>
    </w:p>
    <w:p w14:paraId="4D8C843C">
      <w:pPr>
        <w:spacing w:line="360" w:lineRule="auto"/>
        <w:ind w:firstLine="420"/>
        <w:rPr>
          <w:bCs/>
        </w:rPr>
      </w:pPr>
      <w:r>
        <w:rPr>
          <w:rFonts w:hint="eastAsia"/>
          <w:bCs/>
        </w:rPr>
        <w:t>前置条件：参与者未注册到本系统</w:t>
      </w:r>
    </w:p>
    <w:p w14:paraId="22B9E21E">
      <w:pPr>
        <w:spacing w:line="360" w:lineRule="auto"/>
        <w:ind w:firstLine="420"/>
        <w:rPr>
          <w:bCs/>
        </w:rPr>
      </w:pPr>
      <w:r>
        <w:rPr>
          <w:rFonts w:hint="eastAsia"/>
          <w:bCs/>
        </w:rPr>
        <w:t>细节：</w:t>
      </w:r>
    </w:p>
    <w:p w14:paraId="50245717">
      <w:pPr>
        <w:spacing w:line="360" w:lineRule="auto"/>
        <w:ind w:firstLine="420"/>
        <w:rPr>
          <w:bCs/>
        </w:rPr>
      </w:pPr>
      <w:r>
        <w:drawing>
          <wp:inline distT="0" distB="0" distL="114300" distR="114300">
            <wp:extent cx="3542030" cy="3763645"/>
            <wp:effectExtent l="0" t="0" r="127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3542030" cy="3763645"/>
                    </a:xfrm>
                    <a:prstGeom prst="rect">
                      <a:avLst/>
                    </a:prstGeom>
                    <a:noFill/>
                    <a:ln>
                      <a:noFill/>
                    </a:ln>
                  </pic:spPr>
                </pic:pic>
              </a:graphicData>
            </a:graphic>
          </wp:inline>
        </w:drawing>
      </w:r>
    </w:p>
    <w:p w14:paraId="1D2DDE0E">
      <w:pPr>
        <w:spacing w:line="360" w:lineRule="auto"/>
        <w:ind w:firstLine="420"/>
        <w:jc w:val="center"/>
        <w:rPr>
          <w:bCs/>
        </w:rPr>
      </w:pPr>
    </w:p>
    <w:p w14:paraId="03AC8A9E">
      <w:pPr>
        <w:spacing w:line="360" w:lineRule="auto"/>
        <w:jc w:val="center"/>
        <w:rPr>
          <w:bCs/>
        </w:rPr>
      </w:pPr>
      <w:r>
        <w:rPr>
          <w:rFonts w:hint="eastAsia"/>
          <w:bCs/>
        </w:rPr>
        <w:t>用户注册活动图</w:t>
      </w:r>
    </w:p>
    <w:p w14:paraId="0D4E8679">
      <w:pPr>
        <w:spacing w:line="360" w:lineRule="auto"/>
        <w:ind w:firstLine="420"/>
        <w:rPr>
          <w:b/>
          <w:bCs/>
        </w:rPr>
      </w:pPr>
    </w:p>
    <w:p w14:paraId="188996D8">
      <w:pPr>
        <w:spacing w:line="360" w:lineRule="auto"/>
        <w:ind w:firstLine="420"/>
        <w:rPr>
          <w:b/>
          <w:bCs/>
        </w:rPr>
      </w:pPr>
      <w:r>
        <w:rPr>
          <w:rFonts w:hint="eastAsia"/>
          <w:b/>
          <w:bCs/>
        </w:rPr>
        <w:t>2.用户登陆</w:t>
      </w:r>
    </w:p>
    <w:p w14:paraId="716C897F">
      <w:pPr>
        <w:spacing w:line="360" w:lineRule="auto"/>
        <w:ind w:firstLine="420"/>
        <w:rPr>
          <w:bCs/>
        </w:rPr>
      </w:pPr>
      <w:r>
        <w:rPr>
          <w:rFonts w:hint="eastAsia"/>
          <w:bCs/>
        </w:rPr>
        <w:t>用例名：用户</w:t>
      </w:r>
      <w:r>
        <w:rPr>
          <w:rFonts w:hint="eastAsia"/>
        </w:rPr>
        <w:t>登陆</w:t>
      </w:r>
    </w:p>
    <w:p w14:paraId="6BE3D3B5">
      <w:pPr>
        <w:spacing w:line="360" w:lineRule="auto"/>
        <w:ind w:firstLine="420"/>
        <w:rPr>
          <w:bCs/>
        </w:rPr>
      </w:pPr>
      <w:r>
        <w:rPr>
          <w:rFonts w:hint="eastAsia"/>
          <w:bCs/>
        </w:rPr>
        <w:t>描述：用户通过已注册的帐号、密码登陆系统</w:t>
      </w:r>
    </w:p>
    <w:p w14:paraId="1E3DA949">
      <w:pPr>
        <w:spacing w:line="360" w:lineRule="auto"/>
        <w:ind w:firstLine="420"/>
        <w:rPr>
          <w:bCs/>
        </w:rPr>
      </w:pPr>
      <w:r>
        <w:rPr>
          <w:rFonts w:hint="eastAsia"/>
          <w:bCs/>
        </w:rPr>
        <w:t>参与者：学生、教师、教务员</w:t>
      </w:r>
    </w:p>
    <w:p w14:paraId="3E9429F7">
      <w:pPr>
        <w:spacing w:line="360" w:lineRule="auto"/>
        <w:ind w:firstLine="420"/>
        <w:rPr>
          <w:bCs/>
        </w:rPr>
      </w:pPr>
      <w:r>
        <w:rPr>
          <w:rFonts w:hint="eastAsia"/>
          <w:bCs/>
        </w:rPr>
        <w:t>前置条件：用户已注册到本系统且</w:t>
      </w:r>
      <w:r>
        <w:rPr>
          <w:bCs/>
        </w:rPr>
        <w:t>未被禁用或自行注销</w:t>
      </w:r>
    </w:p>
    <w:p w14:paraId="551AB767">
      <w:pPr>
        <w:spacing w:line="360" w:lineRule="auto"/>
        <w:ind w:firstLine="420"/>
        <w:rPr>
          <w:bCs/>
        </w:rPr>
      </w:pPr>
      <w:r>
        <w:rPr>
          <w:rFonts w:hint="eastAsia"/>
          <w:bCs/>
        </w:rPr>
        <w:t>细节：</w:t>
      </w:r>
    </w:p>
    <w:p w14:paraId="7CFADFFA">
      <w:pPr>
        <w:spacing w:line="360" w:lineRule="auto"/>
        <w:jc w:val="center"/>
        <w:rPr>
          <w:bCs/>
        </w:rPr>
      </w:pPr>
      <w:r>
        <w:drawing>
          <wp:inline distT="0" distB="0" distL="114300" distR="114300">
            <wp:extent cx="2836545" cy="3301365"/>
            <wp:effectExtent l="0" t="0" r="8255"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2836545" cy="3301365"/>
                    </a:xfrm>
                    <a:prstGeom prst="rect">
                      <a:avLst/>
                    </a:prstGeom>
                    <a:noFill/>
                    <a:ln>
                      <a:noFill/>
                    </a:ln>
                  </pic:spPr>
                </pic:pic>
              </a:graphicData>
            </a:graphic>
          </wp:inline>
        </w:drawing>
      </w:r>
    </w:p>
    <w:p w14:paraId="3F6F79CC">
      <w:pPr>
        <w:spacing w:line="360" w:lineRule="auto"/>
        <w:jc w:val="center"/>
        <w:rPr>
          <w:bCs/>
        </w:rPr>
      </w:pPr>
      <w:r>
        <w:rPr>
          <w:rFonts w:hint="eastAsia"/>
          <w:bCs/>
        </w:rPr>
        <w:t>用户登录活动图</w:t>
      </w:r>
    </w:p>
    <w:p w14:paraId="32A06A3E">
      <w:pPr>
        <w:spacing w:line="360" w:lineRule="auto"/>
        <w:rPr>
          <w:b/>
          <w:bCs/>
        </w:rPr>
      </w:pPr>
    </w:p>
    <w:p w14:paraId="4F188BEA">
      <w:pPr>
        <w:spacing w:line="360" w:lineRule="auto"/>
        <w:ind w:firstLine="420"/>
        <w:rPr>
          <w:b/>
          <w:bCs/>
        </w:rPr>
      </w:pPr>
      <w:r>
        <w:rPr>
          <w:rFonts w:hint="eastAsia"/>
          <w:b/>
          <w:bCs/>
        </w:rPr>
        <w:t>3.修改用户信息</w:t>
      </w:r>
    </w:p>
    <w:p w14:paraId="7BBC5D1B">
      <w:pPr>
        <w:spacing w:line="360" w:lineRule="auto"/>
        <w:ind w:firstLine="420"/>
        <w:rPr>
          <w:bCs/>
        </w:rPr>
      </w:pPr>
      <w:r>
        <w:rPr>
          <w:rFonts w:hint="eastAsia"/>
          <w:bCs/>
        </w:rPr>
        <w:t>用例名：</w:t>
      </w:r>
      <w:r>
        <w:rPr>
          <w:rFonts w:hint="eastAsia"/>
        </w:rPr>
        <w:t>修改用户信息</w:t>
      </w:r>
    </w:p>
    <w:p w14:paraId="044CD17E">
      <w:pPr>
        <w:spacing w:line="360" w:lineRule="auto"/>
        <w:ind w:firstLine="420"/>
        <w:rPr>
          <w:bCs/>
        </w:rPr>
      </w:pPr>
      <w:r>
        <w:rPr>
          <w:rFonts w:hint="eastAsia"/>
          <w:bCs/>
        </w:rPr>
        <w:t>描述：用户修改自己的身份信息或密码</w:t>
      </w:r>
    </w:p>
    <w:p w14:paraId="120D8BD8">
      <w:pPr>
        <w:spacing w:line="360" w:lineRule="auto"/>
        <w:ind w:firstLine="420"/>
        <w:rPr>
          <w:bCs/>
        </w:rPr>
      </w:pPr>
      <w:r>
        <w:rPr>
          <w:rFonts w:hint="eastAsia"/>
          <w:bCs/>
        </w:rPr>
        <w:t>参与者：学生、教师和教务员</w:t>
      </w:r>
    </w:p>
    <w:p w14:paraId="2CBA925F">
      <w:pPr>
        <w:spacing w:line="360" w:lineRule="auto"/>
        <w:ind w:firstLine="420"/>
        <w:rPr>
          <w:bCs/>
        </w:rPr>
      </w:pPr>
      <w:r>
        <w:rPr>
          <w:rFonts w:hint="eastAsia"/>
          <w:bCs/>
        </w:rPr>
        <w:t>前置条件：用户已登陆到本系统</w:t>
      </w:r>
      <w:r>
        <w:rPr>
          <w:bCs/>
        </w:rPr>
        <w:t>未被禁用或自行注销</w:t>
      </w:r>
    </w:p>
    <w:p w14:paraId="0C8E0322">
      <w:pPr>
        <w:spacing w:line="360" w:lineRule="auto"/>
        <w:ind w:firstLine="420"/>
        <w:rPr>
          <w:bCs/>
        </w:rPr>
      </w:pPr>
      <w:r>
        <w:rPr>
          <w:rFonts w:hint="eastAsia"/>
          <w:bCs/>
        </w:rPr>
        <w:t>细节：</w:t>
      </w:r>
    </w:p>
    <w:p w14:paraId="3F1AE0CE">
      <w:pPr>
        <w:spacing w:line="360" w:lineRule="auto"/>
        <w:jc w:val="center"/>
        <w:rPr>
          <w:bCs/>
        </w:rPr>
      </w:pPr>
      <w:r>
        <w:drawing>
          <wp:inline distT="0" distB="0" distL="114300" distR="114300">
            <wp:extent cx="2443480" cy="3528060"/>
            <wp:effectExtent l="0" t="0" r="762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2443480" cy="3528060"/>
                    </a:xfrm>
                    <a:prstGeom prst="rect">
                      <a:avLst/>
                    </a:prstGeom>
                    <a:noFill/>
                    <a:ln>
                      <a:noFill/>
                    </a:ln>
                  </pic:spPr>
                </pic:pic>
              </a:graphicData>
            </a:graphic>
          </wp:inline>
        </w:drawing>
      </w:r>
    </w:p>
    <w:p w14:paraId="052F142F">
      <w:pPr>
        <w:spacing w:line="360" w:lineRule="auto"/>
        <w:jc w:val="center"/>
        <w:rPr>
          <w:bCs/>
        </w:rPr>
      </w:pPr>
      <w:r>
        <w:rPr>
          <w:rFonts w:hint="eastAsia"/>
          <w:bCs/>
        </w:rPr>
        <w:t>用户信息修改活动图</w:t>
      </w:r>
    </w:p>
    <w:p w14:paraId="7A25FE47">
      <w:pPr>
        <w:spacing w:line="360" w:lineRule="auto"/>
        <w:jc w:val="center"/>
        <w:rPr>
          <w:bCs/>
        </w:rPr>
      </w:pPr>
    </w:p>
    <w:p w14:paraId="1E98D445">
      <w:pPr>
        <w:spacing w:line="360" w:lineRule="auto"/>
        <w:ind w:firstLine="420"/>
        <w:rPr>
          <w:b/>
          <w:bCs/>
        </w:rPr>
      </w:pPr>
      <w:bookmarkStart w:id="30" w:name="OLE_LINK1"/>
      <w:r>
        <w:rPr>
          <w:rFonts w:hint="eastAsia"/>
          <w:b/>
          <w:bCs/>
        </w:rPr>
        <w:t>4.注销帐号</w:t>
      </w:r>
    </w:p>
    <w:p w14:paraId="681412E3">
      <w:pPr>
        <w:spacing w:line="360" w:lineRule="auto"/>
        <w:ind w:firstLine="420"/>
        <w:rPr>
          <w:bCs/>
        </w:rPr>
      </w:pPr>
      <w:r>
        <w:rPr>
          <w:rFonts w:hint="eastAsia"/>
          <w:bCs/>
        </w:rPr>
        <w:t>用例名：注销帐号</w:t>
      </w:r>
    </w:p>
    <w:p w14:paraId="652574AA">
      <w:pPr>
        <w:spacing w:line="360" w:lineRule="auto"/>
        <w:ind w:firstLine="420"/>
        <w:rPr>
          <w:bCs/>
        </w:rPr>
      </w:pPr>
      <w:r>
        <w:rPr>
          <w:rFonts w:hint="eastAsia"/>
          <w:bCs/>
        </w:rPr>
        <w:t>描述：用户注销自己的帐号</w:t>
      </w:r>
    </w:p>
    <w:p w14:paraId="68F994AB">
      <w:pPr>
        <w:spacing w:line="360" w:lineRule="auto"/>
        <w:ind w:firstLine="420"/>
        <w:rPr>
          <w:bCs/>
        </w:rPr>
      </w:pPr>
      <w:r>
        <w:rPr>
          <w:rFonts w:hint="eastAsia"/>
          <w:bCs/>
        </w:rPr>
        <w:t>参与者：学生、教师和教务员</w:t>
      </w:r>
    </w:p>
    <w:p w14:paraId="49C94813">
      <w:pPr>
        <w:spacing w:line="360" w:lineRule="auto"/>
        <w:ind w:firstLine="420"/>
        <w:rPr>
          <w:bCs/>
        </w:rPr>
      </w:pPr>
      <w:r>
        <w:rPr>
          <w:rFonts w:hint="eastAsia"/>
          <w:bCs/>
        </w:rPr>
        <w:t>前置条件：用户已登陆到本系统</w:t>
      </w:r>
      <w:r>
        <w:rPr>
          <w:bCs/>
        </w:rPr>
        <w:t>未被禁用或自行注销</w:t>
      </w:r>
    </w:p>
    <w:p w14:paraId="49DEE694">
      <w:pPr>
        <w:spacing w:line="360" w:lineRule="auto"/>
        <w:ind w:firstLine="420"/>
        <w:rPr>
          <w:bCs/>
        </w:rPr>
      </w:pPr>
      <w:r>
        <w:rPr>
          <w:rFonts w:hint="eastAsia"/>
          <w:bCs/>
        </w:rPr>
        <w:t>细节：</w:t>
      </w:r>
      <w:bookmarkEnd w:id="30"/>
    </w:p>
    <w:p w14:paraId="0740A844">
      <w:pPr>
        <w:spacing w:line="360" w:lineRule="auto"/>
        <w:ind w:firstLine="420"/>
        <w:jc w:val="center"/>
        <w:rPr>
          <w:bCs/>
        </w:rPr>
      </w:pPr>
      <w:r>
        <w:drawing>
          <wp:inline distT="0" distB="0" distL="114300" distR="114300">
            <wp:extent cx="3079750" cy="3920490"/>
            <wp:effectExtent l="0" t="0" r="6350" b="38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3079750" cy="3920490"/>
                    </a:xfrm>
                    <a:prstGeom prst="rect">
                      <a:avLst/>
                    </a:prstGeom>
                    <a:noFill/>
                    <a:ln>
                      <a:noFill/>
                    </a:ln>
                  </pic:spPr>
                </pic:pic>
              </a:graphicData>
            </a:graphic>
          </wp:inline>
        </w:drawing>
      </w:r>
    </w:p>
    <w:p w14:paraId="5683ECC7">
      <w:pPr>
        <w:spacing w:line="360" w:lineRule="auto"/>
        <w:jc w:val="center"/>
        <w:rPr>
          <w:bCs/>
        </w:rPr>
      </w:pPr>
      <w:r>
        <w:rPr>
          <w:rFonts w:hint="eastAsia"/>
          <w:bCs/>
        </w:rPr>
        <w:t>注销账号活动图</w:t>
      </w:r>
    </w:p>
    <w:p w14:paraId="1E1F715A">
      <w:pPr>
        <w:spacing w:line="360" w:lineRule="auto"/>
        <w:ind w:firstLine="420"/>
        <w:rPr>
          <w:b/>
          <w:bCs/>
        </w:rPr>
      </w:pPr>
      <w:r>
        <w:rPr>
          <w:b/>
          <w:bCs/>
        </w:rPr>
        <w:t>5.</w:t>
      </w:r>
      <w:r>
        <w:rPr>
          <w:rFonts w:hint="eastAsia"/>
          <w:b/>
          <w:bCs/>
        </w:rPr>
        <w:t>密码找回</w:t>
      </w:r>
    </w:p>
    <w:p w14:paraId="374C421E">
      <w:pPr>
        <w:spacing w:line="360" w:lineRule="auto"/>
        <w:ind w:firstLine="420"/>
        <w:rPr>
          <w:bCs/>
        </w:rPr>
      </w:pPr>
      <w:r>
        <w:rPr>
          <w:rFonts w:hint="eastAsia"/>
          <w:bCs/>
        </w:rPr>
        <w:t>用例名：密码找回</w:t>
      </w:r>
    </w:p>
    <w:p w14:paraId="03914A20">
      <w:pPr>
        <w:spacing w:line="360" w:lineRule="auto"/>
        <w:ind w:firstLine="420"/>
        <w:rPr>
          <w:bCs/>
        </w:rPr>
      </w:pPr>
      <w:r>
        <w:rPr>
          <w:rFonts w:hint="eastAsia"/>
          <w:bCs/>
        </w:rPr>
        <w:t>描述：忘记密码的用户通过此功能找回密码</w:t>
      </w:r>
    </w:p>
    <w:p w14:paraId="77D55D34">
      <w:pPr>
        <w:spacing w:line="360" w:lineRule="auto"/>
        <w:ind w:firstLine="420"/>
        <w:rPr>
          <w:bCs/>
        </w:rPr>
      </w:pPr>
      <w:r>
        <w:rPr>
          <w:rFonts w:hint="eastAsia"/>
          <w:bCs/>
        </w:rPr>
        <w:t>参与者：学生、教师和教务员</w:t>
      </w:r>
    </w:p>
    <w:p w14:paraId="4F657AD7">
      <w:pPr>
        <w:spacing w:line="360" w:lineRule="auto"/>
        <w:ind w:firstLine="420"/>
        <w:rPr>
          <w:bCs/>
        </w:rPr>
      </w:pPr>
      <w:r>
        <w:rPr>
          <w:rFonts w:hint="eastAsia"/>
          <w:bCs/>
        </w:rPr>
        <w:t>前置条件：用户已注册到本系统</w:t>
      </w:r>
      <w:r>
        <w:rPr>
          <w:bCs/>
        </w:rPr>
        <w:t>未被禁用或自行注销</w:t>
      </w:r>
    </w:p>
    <w:p w14:paraId="03267A21">
      <w:pPr>
        <w:spacing w:line="360" w:lineRule="auto"/>
        <w:ind w:firstLine="420"/>
        <w:rPr>
          <w:bCs/>
        </w:rPr>
      </w:pPr>
      <w:r>
        <w:rPr>
          <w:rFonts w:hint="eastAsia"/>
          <w:bCs/>
        </w:rPr>
        <w:t>细节：</w:t>
      </w:r>
    </w:p>
    <w:p w14:paraId="7627E64D">
      <w:pPr>
        <w:spacing w:line="360" w:lineRule="auto"/>
        <w:jc w:val="center"/>
        <w:rPr>
          <w:b/>
          <w:bCs/>
        </w:rPr>
      </w:pPr>
      <w:r>
        <w:rPr>
          <w:b/>
        </w:rPr>
        <w:drawing>
          <wp:inline distT="0" distB="0" distL="114300" distR="114300">
            <wp:extent cx="3113405" cy="3925570"/>
            <wp:effectExtent l="0" t="0" r="10795" b="1143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3"/>
                    <a:stretch>
                      <a:fillRect/>
                    </a:stretch>
                  </pic:blipFill>
                  <pic:spPr>
                    <a:xfrm>
                      <a:off x="0" y="0"/>
                      <a:ext cx="3113405" cy="3925570"/>
                    </a:xfrm>
                    <a:prstGeom prst="rect">
                      <a:avLst/>
                    </a:prstGeom>
                    <a:noFill/>
                    <a:ln>
                      <a:noFill/>
                    </a:ln>
                  </pic:spPr>
                </pic:pic>
              </a:graphicData>
            </a:graphic>
          </wp:inline>
        </w:drawing>
      </w:r>
    </w:p>
    <w:p w14:paraId="73BB1F84">
      <w:pPr>
        <w:spacing w:line="360" w:lineRule="auto"/>
        <w:ind w:firstLine="420"/>
        <w:jc w:val="center"/>
        <w:rPr>
          <w:bCs/>
        </w:rPr>
      </w:pPr>
      <w:r>
        <w:rPr>
          <w:rFonts w:hint="eastAsia"/>
          <w:bCs/>
        </w:rPr>
        <w:t>密码找回活动图</w:t>
      </w:r>
    </w:p>
    <w:p w14:paraId="6CB51259">
      <w:pPr>
        <w:spacing w:line="360" w:lineRule="auto"/>
        <w:ind w:firstLine="420"/>
        <w:rPr>
          <w:b/>
          <w:bCs/>
        </w:rPr>
      </w:pPr>
      <w:r>
        <w:rPr>
          <w:rFonts w:hint="eastAsia"/>
          <w:b/>
          <w:bCs/>
        </w:rPr>
        <w:t>6.添加课程信息</w:t>
      </w:r>
    </w:p>
    <w:p w14:paraId="798DC2DC">
      <w:pPr>
        <w:spacing w:line="360" w:lineRule="auto"/>
        <w:ind w:firstLine="420"/>
        <w:rPr>
          <w:bCs/>
        </w:rPr>
      </w:pPr>
      <w:r>
        <w:rPr>
          <w:rFonts w:hint="eastAsia"/>
          <w:bCs/>
        </w:rPr>
        <w:t>用例名：添加课程信息</w:t>
      </w:r>
    </w:p>
    <w:p w14:paraId="4E796CBB">
      <w:pPr>
        <w:spacing w:line="360" w:lineRule="auto"/>
        <w:ind w:firstLine="420"/>
        <w:rPr>
          <w:bCs/>
        </w:rPr>
      </w:pPr>
      <w:r>
        <w:rPr>
          <w:rFonts w:hint="eastAsia"/>
          <w:bCs/>
        </w:rPr>
        <w:t>描述：教务员添加课程信息</w:t>
      </w:r>
    </w:p>
    <w:p w14:paraId="234D10AF">
      <w:pPr>
        <w:spacing w:line="360" w:lineRule="auto"/>
        <w:ind w:firstLine="420"/>
        <w:rPr>
          <w:bCs/>
        </w:rPr>
      </w:pPr>
      <w:r>
        <w:rPr>
          <w:rFonts w:hint="eastAsia"/>
          <w:bCs/>
        </w:rPr>
        <w:t>参与者：教务员</w:t>
      </w:r>
    </w:p>
    <w:p w14:paraId="5E85DFBD">
      <w:pPr>
        <w:spacing w:line="360" w:lineRule="auto"/>
        <w:ind w:firstLine="420"/>
        <w:rPr>
          <w:bCs/>
        </w:rPr>
      </w:pPr>
      <w:r>
        <w:rPr>
          <w:rFonts w:hint="eastAsia"/>
          <w:bCs/>
        </w:rPr>
        <w:t>前置条件：教务员已登陆到本系统</w:t>
      </w:r>
    </w:p>
    <w:p w14:paraId="50E55184">
      <w:pPr>
        <w:spacing w:line="360" w:lineRule="auto"/>
        <w:ind w:firstLine="420"/>
        <w:rPr>
          <w:bCs/>
        </w:rPr>
      </w:pPr>
      <w:r>
        <w:rPr>
          <w:rFonts w:hint="eastAsia"/>
          <w:bCs/>
        </w:rPr>
        <w:t>细节：</w:t>
      </w:r>
    </w:p>
    <w:p w14:paraId="08751876">
      <w:pPr>
        <w:spacing w:line="360" w:lineRule="auto"/>
        <w:jc w:val="center"/>
        <w:rPr>
          <w:color w:val="FF0000"/>
        </w:rPr>
      </w:pPr>
      <w:r>
        <w:drawing>
          <wp:inline distT="0" distB="0" distL="114300" distR="114300">
            <wp:extent cx="2711450" cy="3130550"/>
            <wp:effectExtent l="0" t="0" r="635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2711450" cy="3130550"/>
                    </a:xfrm>
                    <a:prstGeom prst="rect">
                      <a:avLst/>
                    </a:prstGeom>
                    <a:noFill/>
                    <a:ln>
                      <a:noFill/>
                    </a:ln>
                  </pic:spPr>
                </pic:pic>
              </a:graphicData>
            </a:graphic>
          </wp:inline>
        </w:drawing>
      </w:r>
    </w:p>
    <w:p w14:paraId="0F3822BD">
      <w:pPr>
        <w:spacing w:line="360" w:lineRule="auto"/>
        <w:jc w:val="center"/>
        <w:rPr>
          <w:bCs/>
        </w:rPr>
      </w:pPr>
      <w:r>
        <w:rPr>
          <w:rFonts w:hint="eastAsia"/>
          <w:bCs/>
        </w:rPr>
        <w:t>添加课程信息活动图</w:t>
      </w:r>
    </w:p>
    <w:p w14:paraId="77996527">
      <w:pPr>
        <w:spacing w:line="360" w:lineRule="auto"/>
        <w:ind w:firstLine="420"/>
        <w:rPr>
          <w:b/>
          <w:bCs/>
        </w:rPr>
      </w:pPr>
      <w:r>
        <w:rPr>
          <w:rFonts w:hint="eastAsia"/>
          <w:b/>
          <w:bCs/>
        </w:rPr>
        <w:t>7.查询课程信息</w:t>
      </w:r>
    </w:p>
    <w:p w14:paraId="52CA87B9">
      <w:pPr>
        <w:spacing w:line="360" w:lineRule="auto"/>
        <w:ind w:firstLine="420"/>
        <w:rPr>
          <w:bCs/>
        </w:rPr>
      </w:pPr>
      <w:r>
        <w:rPr>
          <w:rFonts w:hint="eastAsia"/>
          <w:bCs/>
        </w:rPr>
        <w:t>用例名：查询课程信息</w:t>
      </w:r>
    </w:p>
    <w:p w14:paraId="3EC5961B">
      <w:pPr>
        <w:spacing w:line="360" w:lineRule="auto"/>
        <w:ind w:firstLine="420"/>
        <w:rPr>
          <w:bCs/>
        </w:rPr>
      </w:pPr>
      <w:r>
        <w:rPr>
          <w:rFonts w:hint="eastAsia"/>
          <w:bCs/>
        </w:rPr>
        <w:t>描述：参与者查询课程详细信息</w:t>
      </w:r>
    </w:p>
    <w:p w14:paraId="3D1C51BE">
      <w:pPr>
        <w:spacing w:line="360" w:lineRule="auto"/>
        <w:ind w:firstLine="420"/>
        <w:rPr>
          <w:bCs/>
        </w:rPr>
      </w:pPr>
      <w:r>
        <w:rPr>
          <w:rFonts w:hint="eastAsia"/>
          <w:bCs/>
        </w:rPr>
        <w:t>参与者：学生、教师、教务员</w:t>
      </w:r>
    </w:p>
    <w:p w14:paraId="0278A7E4">
      <w:pPr>
        <w:spacing w:line="360" w:lineRule="auto"/>
        <w:ind w:firstLine="420"/>
        <w:rPr>
          <w:bCs/>
        </w:rPr>
      </w:pPr>
      <w:r>
        <w:rPr>
          <w:rFonts w:hint="eastAsia"/>
          <w:bCs/>
        </w:rPr>
        <w:t>前置条件：参与者已登陆到本系统</w:t>
      </w:r>
    </w:p>
    <w:p w14:paraId="69CD7C57">
      <w:pPr>
        <w:spacing w:line="360" w:lineRule="auto"/>
        <w:ind w:firstLine="420"/>
        <w:rPr>
          <w:bCs/>
        </w:rPr>
      </w:pPr>
      <w:r>
        <w:rPr>
          <w:rFonts w:hint="eastAsia"/>
          <w:bCs/>
        </w:rPr>
        <w:t>细节：</w:t>
      </w:r>
    </w:p>
    <w:p w14:paraId="0B27FD63">
      <w:pPr>
        <w:spacing w:line="360" w:lineRule="auto"/>
        <w:jc w:val="center"/>
        <w:rPr>
          <w:bCs/>
          <w:color w:val="FF0000"/>
        </w:rPr>
      </w:pPr>
      <w:r>
        <w:drawing>
          <wp:inline distT="0" distB="0" distL="114300" distR="114300">
            <wp:extent cx="4235450" cy="4667250"/>
            <wp:effectExtent l="0" t="0" r="6350" b="635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5"/>
                    <a:stretch>
                      <a:fillRect/>
                    </a:stretch>
                  </pic:blipFill>
                  <pic:spPr>
                    <a:xfrm>
                      <a:off x="0" y="0"/>
                      <a:ext cx="4235450" cy="4667250"/>
                    </a:xfrm>
                    <a:prstGeom prst="rect">
                      <a:avLst/>
                    </a:prstGeom>
                    <a:noFill/>
                    <a:ln>
                      <a:noFill/>
                    </a:ln>
                  </pic:spPr>
                </pic:pic>
              </a:graphicData>
            </a:graphic>
          </wp:inline>
        </w:drawing>
      </w:r>
    </w:p>
    <w:p w14:paraId="18307909">
      <w:pPr>
        <w:spacing w:line="360" w:lineRule="auto"/>
        <w:jc w:val="center"/>
        <w:rPr>
          <w:bCs/>
        </w:rPr>
      </w:pPr>
      <w:r>
        <w:rPr>
          <w:rFonts w:hint="eastAsia"/>
          <w:bCs/>
        </w:rPr>
        <w:t>查询课程信息活动图</w:t>
      </w:r>
    </w:p>
    <w:p w14:paraId="16A01F58">
      <w:pPr>
        <w:spacing w:line="360" w:lineRule="auto"/>
        <w:ind w:firstLine="420"/>
        <w:rPr>
          <w:b/>
          <w:bCs/>
        </w:rPr>
      </w:pPr>
      <w:r>
        <w:rPr>
          <w:rFonts w:hint="eastAsia"/>
          <w:b/>
          <w:bCs/>
        </w:rPr>
        <w:t>8.修改课程信息</w:t>
      </w:r>
    </w:p>
    <w:p w14:paraId="17DF3AFA">
      <w:pPr>
        <w:spacing w:line="360" w:lineRule="auto"/>
        <w:ind w:firstLine="420"/>
        <w:rPr>
          <w:bCs/>
        </w:rPr>
      </w:pPr>
      <w:r>
        <w:rPr>
          <w:rFonts w:hint="eastAsia"/>
          <w:bCs/>
        </w:rPr>
        <w:t>用例名：修改课程信息</w:t>
      </w:r>
    </w:p>
    <w:p w14:paraId="69E651A6">
      <w:pPr>
        <w:spacing w:line="360" w:lineRule="auto"/>
        <w:ind w:firstLine="420"/>
        <w:rPr>
          <w:bCs/>
        </w:rPr>
      </w:pPr>
      <w:r>
        <w:rPr>
          <w:rFonts w:hint="eastAsia"/>
          <w:bCs/>
        </w:rPr>
        <w:t>描述：教务员修改课程信息</w:t>
      </w:r>
    </w:p>
    <w:p w14:paraId="43D73C6C">
      <w:pPr>
        <w:spacing w:line="360" w:lineRule="auto"/>
        <w:ind w:firstLine="420"/>
        <w:rPr>
          <w:bCs/>
        </w:rPr>
      </w:pPr>
      <w:r>
        <w:rPr>
          <w:rFonts w:hint="eastAsia"/>
          <w:bCs/>
        </w:rPr>
        <w:t>参与者：教务员</w:t>
      </w:r>
    </w:p>
    <w:p w14:paraId="3335E363">
      <w:pPr>
        <w:spacing w:line="360" w:lineRule="auto"/>
        <w:ind w:firstLine="420"/>
        <w:rPr>
          <w:bCs/>
        </w:rPr>
      </w:pPr>
      <w:r>
        <w:rPr>
          <w:rFonts w:hint="eastAsia"/>
          <w:bCs/>
        </w:rPr>
        <w:t>前置条件：教务员已登陆到本系统</w:t>
      </w:r>
    </w:p>
    <w:p w14:paraId="356112E0">
      <w:pPr>
        <w:spacing w:line="360" w:lineRule="auto"/>
        <w:ind w:firstLine="420"/>
        <w:rPr>
          <w:bCs/>
        </w:rPr>
      </w:pPr>
      <w:r>
        <w:rPr>
          <w:rFonts w:hint="eastAsia"/>
          <w:bCs/>
        </w:rPr>
        <w:t>细节：</w:t>
      </w:r>
    </w:p>
    <w:p w14:paraId="681DE0E8">
      <w:pPr>
        <w:spacing w:line="360" w:lineRule="auto"/>
        <w:jc w:val="center"/>
      </w:pPr>
      <w:r>
        <w:drawing>
          <wp:inline distT="0" distB="0" distL="114300" distR="114300">
            <wp:extent cx="3219450" cy="4514850"/>
            <wp:effectExtent l="0" t="0" r="6350" b="635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6"/>
                    <a:stretch>
                      <a:fillRect/>
                    </a:stretch>
                  </pic:blipFill>
                  <pic:spPr>
                    <a:xfrm>
                      <a:off x="0" y="0"/>
                      <a:ext cx="3219450" cy="4514850"/>
                    </a:xfrm>
                    <a:prstGeom prst="rect">
                      <a:avLst/>
                    </a:prstGeom>
                    <a:noFill/>
                    <a:ln>
                      <a:noFill/>
                    </a:ln>
                  </pic:spPr>
                </pic:pic>
              </a:graphicData>
            </a:graphic>
          </wp:inline>
        </w:drawing>
      </w:r>
    </w:p>
    <w:p w14:paraId="5D4A13B3">
      <w:pPr>
        <w:spacing w:line="360" w:lineRule="auto"/>
        <w:jc w:val="center"/>
        <w:rPr>
          <w:bCs/>
        </w:rPr>
      </w:pPr>
      <w:r>
        <w:rPr>
          <w:rFonts w:hint="eastAsia"/>
          <w:bCs/>
        </w:rPr>
        <w:t>修改课程信息活动图</w:t>
      </w:r>
    </w:p>
    <w:p w14:paraId="7DE297AF">
      <w:pPr>
        <w:spacing w:line="360" w:lineRule="auto"/>
        <w:ind w:firstLine="420"/>
        <w:rPr>
          <w:b/>
          <w:bCs/>
        </w:rPr>
      </w:pPr>
      <w:r>
        <w:rPr>
          <w:rFonts w:hint="eastAsia"/>
          <w:b/>
          <w:bCs/>
        </w:rPr>
        <w:t>9.删除课程信息</w:t>
      </w:r>
    </w:p>
    <w:p w14:paraId="78E216B9">
      <w:pPr>
        <w:spacing w:line="360" w:lineRule="auto"/>
        <w:ind w:firstLine="420"/>
        <w:rPr>
          <w:bCs/>
        </w:rPr>
      </w:pPr>
      <w:r>
        <w:rPr>
          <w:rFonts w:hint="eastAsia"/>
          <w:bCs/>
        </w:rPr>
        <w:t>用例名：删除课程信息</w:t>
      </w:r>
    </w:p>
    <w:p w14:paraId="148EA4AE">
      <w:pPr>
        <w:spacing w:line="360" w:lineRule="auto"/>
        <w:ind w:firstLine="420"/>
        <w:rPr>
          <w:bCs/>
        </w:rPr>
      </w:pPr>
      <w:r>
        <w:rPr>
          <w:rFonts w:hint="eastAsia"/>
          <w:bCs/>
        </w:rPr>
        <w:t>描述：教务员删除课程信息</w:t>
      </w:r>
    </w:p>
    <w:p w14:paraId="3F506939">
      <w:pPr>
        <w:spacing w:line="360" w:lineRule="auto"/>
        <w:ind w:firstLine="420"/>
        <w:rPr>
          <w:bCs/>
        </w:rPr>
      </w:pPr>
      <w:r>
        <w:rPr>
          <w:rFonts w:hint="eastAsia"/>
          <w:bCs/>
        </w:rPr>
        <w:t>参与者：教务员</w:t>
      </w:r>
    </w:p>
    <w:p w14:paraId="0AE18A86">
      <w:pPr>
        <w:spacing w:line="360" w:lineRule="auto"/>
        <w:ind w:firstLine="420"/>
        <w:rPr>
          <w:bCs/>
        </w:rPr>
      </w:pPr>
      <w:r>
        <w:rPr>
          <w:rFonts w:hint="eastAsia"/>
          <w:bCs/>
        </w:rPr>
        <w:t>前置条件：教务员已登陆到本系统</w:t>
      </w:r>
    </w:p>
    <w:p w14:paraId="098BEFDB">
      <w:pPr>
        <w:spacing w:line="360" w:lineRule="auto"/>
        <w:ind w:firstLine="420"/>
        <w:rPr>
          <w:bCs/>
        </w:rPr>
      </w:pPr>
      <w:r>
        <w:rPr>
          <w:rFonts w:hint="eastAsia"/>
          <w:bCs/>
        </w:rPr>
        <w:t>细节：</w:t>
      </w:r>
    </w:p>
    <w:p w14:paraId="587D4860">
      <w:pPr>
        <w:spacing w:line="360" w:lineRule="auto"/>
        <w:ind w:firstLine="1470" w:firstLineChars="700"/>
        <w:rPr>
          <w:bCs/>
        </w:rPr>
      </w:pPr>
      <w:r>
        <w:drawing>
          <wp:inline distT="0" distB="0" distL="114300" distR="114300">
            <wp:extent cx="3606800" cy="5054600"/>
            <wp:effectExtent l="0" t="0" r="0" b="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17"/>
                    <a:stretch>
                      <a:fillRect/>
                    </a:stretch>
                  </pic:blipFill>
                  <pic:spPr>
                    <a:xfrm>
                      <a:off x="0" y="0"/>
                      <a:ext cx="3606800" cy="5054600"/>
                    </a:xfrm>
                    <a:prstGeom prst="rect">
                      <a:avLst/>
                    </a:prstGeom>
                    <a:noFill/>
                    <a:ln>
                      <a:noFill/>
                    </a:ln>
                  </pic:spPr>
                </pic:pic>
              </a:graphicData>
            </a:graphic>
          </wp:inline>
        </w:drawing>
      </w:r>
    </w:p>
    <w:p w14:paraId="594E5DF8">
      <w:pPr>
        <w:spacing w:line="360" w:lineRule="auto"/>
        <w:jc w:val="center"/>
        <w:rPr>
          <w:bCs/>
        </w:rPr>
      </w:pPr>
      <w:r>
        <w:rPr>
          <w:rFonts w:hint="eastAsia"/>
          <w:bCs/>
        </w:rPr>
        <w:t>删除课程信息活动图</w:t>
      </w:r>
    </w:p>
    <w:p w14:paraId="2E77DDCB">
      <w:pPr>
        <w:spacing w:line="360" w:lineRule="auto"/>
        <w:ind w:firstLine="420"/>
        <w:rPr>
          <w:b/>
          <w:bCs/>
        </w:rPr>
      </w:pPr>
      <w:bookmarkStart w:id="31" w:name="_Toc430813092"/>
      <w:bookmarkStart w:id="32" w:name="_Toc179916024"/>
      <w:r>
        <w:rPr>
          <w:rFonts w:hint="eastAsia"/>
          <w:b/>
          <w:bCs/>
        </w:rPr>
        <w:t>10.发布作业信息</w:t>
      </w:r>
    </w:p>
    <w:p w14:paraId="47848166">
      <w:pPr>
        <w:spacing w:line="360" w:lineRule="auto"/>
        <w:ind w:firstLine="420"/>
        <w:rPr>
          <w:bCs/>
        </w:rPr>
      </w:pPr>
      <w:r>
        <w:rPr>
          <w:rFonts w:hint="eastAsia"/>
          <w:bCs/>
        </w:rPr>
        <w:t>用例名：发布作业信息</w:t>
      </w:r>
    </w:p>
    <w:p w14:paraId="4164F8ED">
      <w:pPr>
        <w:spacing w:line="360" w:lineRule="auto"/>
        <w:ind w:firstLine="420"/>
        <w:rPr>
          <w:bCs/>
        </w:rPr>
      </w:pPr>
      <w:r>
        <w:rPr>
          <w:rFonts w:hint="eastAsia"/>
          <w:bCs/>
        </w:rPr>
        <w:t>描述：教师发布作业</w:t>
      </w:r>
    </w:p>
    <w:p w14:paraId="59AE71E4">
      <w:pPr>
        <w:spacing w:line="360" w:lineRule="auto"/>
        <w:ind w:firstLine="420"/>
        <w:rPr>
          <w:bCs/>
        </w:rPr>
      </w:pPr>
      <w:r>
        <w:rPr>
          <w:rFonts w:hint="eastAsia"/>
          <w:bCs/>
        </w:rPr>
        <w:t>参与者：教师</w:t>
      </w:r>
    </w:p>
    <w:p w14:paraId="145410D9">
      <w:pPr>
        <w:spacing w:line="360" w:lineRule="auto"/>
        <w:ind w:firstLine="420"/>
        <w:rPr>
          <w:bCs/>
        </w:rPr>
      </w:pPr>
      <w:r>
        <w:rPr>
          <w:rFonts w:hint="eastAsia"/>
          <w:bCs/>
        </w:rPr>
        <w:t>前置条件：教师已登陆到本系统</w:t>
      </w:r>
    </w:p>
    <w:p w14:paraId="78170036">
      <w:pPr>
        <w:spacing w:line="360" w:lineRule="auto"/>
        <w:ind w:firstLine="420"/>
        <w:rPr>
          <w:bCs/>
        </w:rPr>
      </w:pPr>
      <w:r>
        <w:rPr>
          <w:rFonts w:hint="eastAsia"/>
          <w:bCs/>
        </w:rPr>
        <w:t>细节：</w:t>
      </w:r>
    </w:p>
    <w:p w14:paraId="25701E57">
      <w:pPr>
        <w:spacing w:line="360" w:lineRule="auto"/>
        <w:ind w:left="420" w:leftChars="100" w:hanging="210" w:hangingChars="100"/>
        <w:rPr>
          <w:bCs/>
        </w:rPr>
      </w:pPr>
      <w:r>
        <w:rPr>
          <w:rFonts w:hint="eastAsia"/>
        </w:rPr>
        <w:t xml:space="preserve">               </w:t>
      </w:r>
      <w:r>
        <w:rPr>
          <w:rFonts w:hint="eastAsia"/>
          <w:bCs/>
        </w:rPr>
        <w:drawing>
          <wp:inline distT="0" distB="0" distL="114300" distR="114300">
            <wp:extent cx="5269230" cy="6800215"/>
            <wp:effectExtent l="0" t="0" r="1270" b="6985"/>
            <wp:docPr id="1" name="图片 1" descr="屏幕截图 2025-10-24 13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0-24 133044"/>
                    <pic:cNvPicPr>
                      <a:picLocks noChangeAspect="1"/>
                    </pic:cNvPicPr>
                  </pic:nvPicPr>
                  <pic:blipFill>
                    <a:blip r:embed="rId18"/>
                    <a:stretch>
                      <a:fillRect/>
                    </a:stretch>
                  </pic:blipFill>
                  <pic:spPr>
                    <a:xfrm>
                      <a:off x="0" y="0"/>
                      <a:ext cx="5269230" cy="6800215"/>
                    </a:xfrm>
                    <a:prstGeom prst="rect">
                      <a:avLst/>
                    </a:prstGeom>
                  </pic:spPr>
                </pic:pic>
              </a:graphicData>
            </a:graphic>
          </wp:inline>
        </w:drawing>
      </w:r>
    </w:p>
    <w:p w14:paraId="5948B9DC">
      <w:pPr>
        <w:spacing w:line="360" w:lineRule="auto"/>
        <w:jc w:val="center"/>
        <w:rPr>
          <w:bCs/>
        </w:rPr>
      </w:pPr>
      <w:r>
        <w:rPr>
          <w:rFonts w:hint="eastAsia"/>
          <w:bCs/>
        </w:rPr>
        <w:t>发布作业信息活动图</w:t>
      </w:r>
    </w:p>
    <w:p w14:paraId="560F06FC">
      <w:pPr>
        <w:spacing w:line="360" w:lineRule="auto"/>
        <w:ind w:firstLine="420"/>
        <w:rPr>
          <w:b/>
          <w:bCs/>
        </w:rPr>
      </w:pPr>
      <w:r>
        <w:rPr>
          <w:rFonts w:hint="eastAsia"/>
          <w:b/>
          <w:bCs/>
        </w:rPr>
        <w:t>11.修改作业信息</w:t>
      </w:r>
    </w:p>
    <w:p w14:paraId="198BD820">
      <w:pPr>
        <w:spacing w:line="360" w:lineRule="auto"/>
        <w:ind w:firstLine="420"/>
        <w:rPr>
          <w:bCs/>
        </w:rPr>
      </w:pPr>
      <w:r>
        <w:rPr>
          <w:rFonts w:hint="eastAsia"/>
          <w:bCs/>
        </w:rPr>
        <w:t>用例名：修改作业信息</w:t>
      </w:r>
    </w:p>
    <w:p w14:paraId="24EF10A7">
      <w:pPr>
        <w:spacing w:line="360" w:lineRule="auto"/>
        <w:ind w:firstLine="420"/>
        <w:rPr>
          <w:bCs/>
        </w:rPr>
      </w:pPr>
      <w:r>
        <w:rPr>
          <w:rFonts w:hint="eastAsia"/>
          <w:bCs/>
        </w:rPr>
        <w:t>描述：教师修改作业信息</w:t>
      </w:r>
    </w:p>
    <w:p w14:paraId="025EA605">
      <w:pPr>
        <w:spacing w:line="360" w:lineRule="auto"/>
        <w:ind w:firstLine="420"/>
        <w:rPr>
          <w:bCs/>
        </w:rPr>
      </w:pPr>
      <w:r>
        <w:rPr>
          <w:rFonts w:hint="eastAsia"/>
          <w:bCs/>
        </w:rPr>
        <w:t>参与者：教师</w:t>
      </w:r>
    </w:p>
    <w:p w14:paraId="0413CF02">
      <w:pPr>
        <w:spacing w:line="360" w:lineRule="auto"/>
        <w:ind w:firstLine="420"/>
        <w:rPr>
          <w:bCs/>
        </w:rPr>
      </w:pPr>
      <w:r>
        <w:rPr>
          <w:rFonts w:hint="eastAsia"/>
          <w:bCs/>
        </w:rPr>
        <w:t>前置条件：教师已登陆到本系统</w:t>
      </w:r>
    </w:p>
    <w:p w14:paraId="06F93442">
      <w:pPr>
        <w:spacing w:line="360" w:lineRule="auto"/>
        <w:ind w:firstLine="420"/>
        <w:rPr>
          <w:bCs/>
        </w:rPr>
      </w:pPr>
      <w:r>
        <w:rPr>
          <w:rFonts w:hint="eastAsia"/>
          <w:bCs/>
        </w:rPr>
        <w:t>细节：</w:t>
      </w:r>
    </w:p>
    <w:p w14:paraId="215678BF">
      <w:pPr>
        <w:spacing w:line="360" w:lineRule="auto"/>
        <w:ind w:firstLine="1470" w:firstLineChars="700"/>
        <w:jc w:val="center"/>
        <w:rPr>
          <w:bCs/>
        </w:rPr>
      </w:pPr>
      <w:r>
        <w:drawing>
          <wp:inline distT="0" distB="0" distL="114300" distR="114300">
            <wp:extent cx="5143500" cy="6057900"/>
            <wp:effectExtent l="0" t="0" r="0" b="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9"/>
                    <a:stretch>
                      <a:fillRect/>
                    </a:stretch>
                  </pic:blipFill>
                  <pic:spPr>
                    <a:xfrm>
                      <a:off x="0" y="0"/>
                      <a:ext cx="5143500" cy="6057900"/>
                    </a:xfrm>
                    <a:prstGeom prst="rect">
                      <a:avLst/>
                    </a:prstGeom>
                    <a:noFill/>
                    <a:ln>
                      <a:noFill/>
                    </a:ln>
                  </pic:spPr>
                </pic:pic>
              </a:graphicData>
            </a:graphic>
          </wp:inline>
        </w:drawing>
      </w:r>
    </w:p>
    <w:p w14:paraId="0D630B7D">
      <w:pPr>
        <w:spacing w:line="360" w:lineRule="auto"/>
        <w:jc w:val="center"/>
        <w:rPr>
          <w:bCs/>
        </w:rPr>
      </w:pPr>
      <w:r>
        <w:rPr>
          <w:rFonts w:hint="eastAsia"/>
          <w:bCs/>
        </w:rPr>
        <w:t>修改作业信息活动图</w:t>
      </w:r>
    </w:p>
    <w:p w14:paraId="2BBC6DAA">
      <w:pPr>
        <w:spacing w:line="360" w:lineRule="auto"/>
        <w:ind w:firstLine="420"/>
        <w:rPr>
          <w:b/>
          <w:bCs/>
        </w:rPr>
      </w:pPr>
      <w:r>
        <w:rPr>
          <w:rFonts w:hint="eastAsia"/>
          <w:b/>
          <w:bCs/>
        </w:rPr>
        <w:t>12.</w:t>
      </w:r>
      <w:bookmarkStart w:id="33" w:name="OLE_LINK2"/>
      <w:r>
        <w:rPr>
          <w:rFonts w:hint="eastAsia"/>
          <w:b/>
          <w:bCs/>
        </w:rPr>
        <w:t>删除作业信息</w:t>
      </w:r>
    </w:p>
    <w:p w14:paraId="76C7CF86">
      <w:pPr>
        <w:spacing w:line="360" w:lineRule="auto"/>
        <w:ind w:firstLine="420"/>
        <w:rPr>
          <w:bCs/>
        </w:rPr>
      </w:pPr>
      <w:r>
        <w:rPr>
          <w:rFonts w:hint="eastAsia"/>
          <w:bCs/>
        </w:rPr>
        <w:t>用例名：删除作业信息</w:t>
      </w:r>
    </w:p>
    <w:p w14:paraId="6A712D6E">
      <w:pPr>
        <w:spacing w:line="360" w:lineRule="auto"/>
        <w:ind w:firstLine="420"/>
        <w:rPr>
          <w:bCs/>
        </w:rPr>
      </w:pPr>
      <w:r>
        <w:rPr>
          <w:rFonts w:hint="eastAsia"/>
          <w:bCs/>
        </w:rPr>
        <w:t>描述：教师删除作业</w:t>
      </w:r>
    </w:p>
    <w:p w14:paraId="12E8C894">
      <w:pPr>
        <w:spacing w:line="360" w:lineRule="auto"/>
        <w:ind w:firstLine="420"/>
        <w:rPr>
          <w:bCs/>
        </w:rPr>
      </w:pPr>
      <w:r>
        <w:rPr>
          <w:rFonts w:hint="eastAsia"/>
          <w:bCs/>
        </w:rPr>
        <w:t>参与者：教师</w:t>
      </w:r>
    </w:p>
    <w:p w14:paraId="076393A9">
      <w:pPr>
        <w:spacing w:line="360" w:lineRule="auto"/>
        <w:ind w:firstLine="420"/>
        <w:rPr>
          <w:bCs/>
        </w:rPr>
      </w:pPr>
      <w:r>
        <w:rPr>
          <w:rFonts w:hint="eastAsia"/>
          <w:bCs/>
        </w:rPr>
        <w:t>前置条件：教师已登陆到本系统</w:t>
      </w:r>
    </w:p>
    <w:p w14:paraId="12246F39">
      <w:pPr>
        <w:spacing w:line="360" w:lineRule="auto"/>
        <w:ind w:firstLine="420"/>
        <w:rPr>
          <w:bCs/>
        </w:rPr>
      </w:pPr>
      <w:r>
        <w:rPr>
          <w:rFonts w:hint="eastAsia"/>
          <w:bCs/>
        </w:rPr>
        <w:t>细节：</w:t>
      </w:r>
    </w:p>
    <w:p w14:paraId="1ACB935C">
      <w:pPr>
        <w:spacing w:line="360" w:lineRule="auto"/>
        <w:ind w:firstLine="1890" w:firstLineChars="900"/>
        <w:rPr>
          <w:bCs/>
        </w:rPr>
      </w:pPr>
      <w:r>
        <w:rPr>
          <w:rFonts w:hint="eastAsia"/>
          <w:bCs/>
        </w:rPr>
        <w:drawing>
          <wp:inline distT="0" distB="0" distL="114300" distR="114300">
            <wp:extent cx="3970655" cy="4962525"/>
            <wp:effectExtent l="0" t="0" r="4445" b="3175"/>
            <wp:docPr id="4" name="图片 4" descr="屏幕截图 2025-10-24 13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0-24 134949"/>
                    <pic:cNvPicPr>
                      <a:picLocks noChangeAspect="1"/>
                    </pic:cNvPicPr>
                  </pic:nvPicPr>
                  <pic:blipFill>
                    <a:blip r:embed="rId20"/>
                    <a:stretch>
                      <a:fillRect/>
                    </a:stretch>
                  </pic:blipFill>
                  <pic:spPr>
                    <a:xfrm>
                      <a:off x="0" y="0"/>
                      <a:ext cx="3970655" cy="4962525"/>
                    </a:xfrm>
                    <a:prstGeom prst="rect">
                      <a:avLst/>
                    </a:prstGeom>
                  </pic:spPr>
                </pic:pic>
              </a:graphicData>
            </a:graphic>
          </wp:inline>
        </w:drawing>
      </w:r>
    </w:p>
    <w:bookmarkEnd w:id="33"/>
    <w:p w14:paraId="0EE0E600">
      <w:pPr>
        <w:spacing w:line="360" w:lineRule="auto"/>
        <w:jc w:val="center"/>
        <w:rPr>
          <w:bCs/>
        </w:rPr>
      </w:pPr>
      <w:r>
        <w:rPr>
          <w:rFonts w:hint="eastAsia"/>
          <w:bCs/>
        </w:rPr>
        <w:t>删除作业信息活动图</w:t>
      </w:r>
    </w:p>
    <w:p w14:paraId="64E43C9A">
      <w:pPr>
        <w:spacing w:line="360" w:lineRule="auto"/>
        <w:ind w:firstLine="420"/>
        <w:rPr>
          <w:b/>
          <w:bCs/>
        </w:rPr>
      </w:pPr>
      <w:r>
        <w:rPr>
          <w:rFonts w:hint="eastAsia"/>
          <w:b/>
          <w:bCs/>
        </w:rPr>
        <w:t>13.查询作业信息</w:t>
      </w:r>
    </w:p>
    <w:p w14:paraId="22F5DF67">
      <w:pPr>
        <w:spacing w:line="360" w:lineRule="auto"/>
        <w:ind w:firstLine="420"/>
        <w:rPr>
          <w:bCs/>
        </w:rPr>
      </w:pPr>
      <w:r>
        <w:rPr>
          <w:rFonts w:hint="eastAsia"/>
          <w:bCs/>
        </w:rPr>
        <w:t>用例名：查询作业信息</w:t>
      </w:r>
    </w:p>
    <w:p w14:paraId="4D8824C5">
      <w:pPr>
        <w:spacing w:line="360" w:lineRule="auto"/>
        <w:ind w:firstLine="420"/>
        <w:rPr>
          <w:bCs/>
        </w:rPr>
      </w:pPr>
      <w:r>
        <w:rPr>
          <w:rFonts w:hint="eastAsia"/>
          <w:bCs/>
        </w:rPr>
        <w:t>描述：学生和教师查询作业信息</w:t>
      </w:r>
    </w:p>
    <w:p w14:paraId="7AF775CD">
      <w:pPr>
        <w:spacing w:line="360" w:lineRule="auto"/>
        <w:ind w:firstLine="420"/>
        <w:rPr>
          <w:bCs/>
        </w:rPr>
      </w:pPr>
      <w:r>
        <w:rPr>
          <w:rFonts w:hint="eastAsia"/>
          <w:bCs/>
        </w:rPr>
        <w:t>参与者：教师和学生</w:t>
      </w:r>
    </w:p>
    <w:p w14:paraId="026F2A52">
      <w:pPr>
        <w:spacing w:line="360" w:lineRule="auto"/>
        <w:ind w:firstLine="420"/>
        <w:rPr>
          <w:bCs/>
        </w:rPr>
      </w:pPr>
      <w:r>
        <w:rPr>
          <w:rFonts w:hint="eastAsia"/>
          <w:bCs/>
        </w:rPr>
        <w:t>前置条件：教师和学生已登陆到本系统</w:t>
      </w:r>
    </w:p>
    <w:p w14:paraId="7DB72E2D">
      <w:pPr>
        <w:spacing w:line="360" w:lineRule="auto"/>
        <w:ind w:firstLine="420"/>
        <w:rPr>
          <w:bCs/>
        </w:rPr>
      </w:pPr>
      <w:r>
        <w:rPr>
          <w:rFonts w:hint="eastAsia"/>
          <w:bCs/>
        </w:rPr>
        <w:t>细节：</w:t>
      </w:r>
    </w:p>
    <w:p w14:paraId="777382DC">
      <w:pPr>
        <w:spacing w:line="360" w:lineRule="auto"/>
        <w:jc w:val="center"/>
        <w:rPr>
          <w:bCs/>
          <w:color w:val="FF0000"/>
        </w:rPr>
      </w:pPr>
      <w:r>
        <w:rPr>
          <w:rFonts w:hint="eastAsia"/>
          <w:bCs/>
          <w:color w:val="FF0000"/>
        </w:rPr>
        <w:drawing>
          <wp:inline distT="0" distB="0" distL="114300" distR="114300">
            <wp:extent cx="5267960" cy="5727065"/>
            <wp:effectExtent l="0" t="0" r="2540" b="635"/>
            <wp:docPr id="5" name="图片 5" descr="屏幕截图 2025-10-24 13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0-24 135729"/>
                    <pic:cNvPicPr>
                      <a:picLocks noChangeAspect="1"/>
                    </pic:cNvPicPr>
                  </pic:nvPicPr>
                  <pic:blipFill>
                    <a:blip r:embed="rId21"/>
                    <a:stretch>
                      <a:fillRect/>
                    </a:stretch>
                  </pic:blipFill>
                  <pic:spPr>
                    <a:xfrm>
                      <a:off x="0" y="0"/>
                      <a:ext cx="5267960" cy="5727065"/>
                    </a:xfrm>
                    <a:prstGeom prst="rect">
                      <a:avLst/>
                    </a:prstGeom>
                  </pic:spPr>
                </pic:pic>
              </a:graphicData>
            </a:graphic>
          </wp:inline>
        </w:drawing>
      </w:r>
    </w:p>
    <w:p w14:paraId="25703546">
      <w:pPr>
        <w:spacing w:line="360" w:lineRule="auto"/>
        <w:jc w:val="center"/>
        <w:rPr>
          <w:bCs/>
          <w:color w:val="FF0000"/>
        </w:rPr>
      </w:pPr>
    </w:p>
    <w:p w14:paraId="5CB881F0">
      <w:pPr>
        <w:spacing w:line="360" w:lineRule="auto"/>
        <w:jc w:val="center"/>
        <w:rPr>
          <w:bCs/>
        </w:rPr>
      </w:pPr>
      <w:r>
        <w:rPr>
          <w:rFonts w:hint="eastAsia"/>
          <w:bCs/>
        </w:rPr>
        <w:t>查询作业信息活动图</w:t>
      </w:r>
    </w:p>
    <w:p w14:paraId="2D5DC747">
      <w:pPr>
        <w:spacing w:line="360" w:lineRule="auto"/>
        <w:ind w:firstLine="420"/>
        <w:rPr>
          <w:b/>
          <w:bCs/>
        </w:rPr>
      </w:pPr>
      <w:r>
        <w:rPr>
          <w:rFonts w:hint="eastAsia"/>
          <w:b/>
          <w:bCs/>
        </w:rPr>
        <w:t>14.提交答案</w:t>
      </w:r>
    </w:p>
    <w:p w14:paraId="01B2C8A3">
      <w:pPr>
        <w:spacing w:line="360" w:lineRule="auto"/>
        <w:ind w:firstLine="420"/>
        <w:rPr>
          <w:bCs/>
        </w:rPr>
      </w:pPr>
      <w:r>
        <w:rPr>
          <w:rFonts w:hint="eastAsia"/>
          <w:bCs/>
        </w:rPr>
        <w:t>用例名：作业提交</w:t>
      </w:r>
    </w:p>
    <w:p w14:paraId="42C7C086">
      <w:pPr>
        <w:spacing w:line="360" w:lineRule="auto"/>
        <w:ind w:firstLine="420"/>
        <w:rPr>
          <w:bCs/>
        </w:rPr>
      </w:pPr>
      <w:r>
        <w:rPr>
          <w:rFonts w:hint="eastAsia"/>
          <w:bCs/>
        </w:rPr>
        <w:t>描述：学生进行提交答案操作</w:t>
      </w:r>
    </w:p>
    <w:p w14:paraId="0431AE13">
      <w:pPr>
        <w:spacing w:line="360" w:lineRule="auto"/>
        <w:ind w:firstLine="420"/>
        <w:rPr>
          <w:bCs/>
        </w:rPr>
      </w:pPr>
      <w:r>
        <w:rPr>
          <w:rFonts w:hint="eastAsia"/>
          <w:bCs/>
        </w:rPr>
        <w:t>参与者：学生</w:t>
      </w:r>
    </w:p>
    <w:p w14:paraId="00EFCDC5">
      <w:pPr>
        <w:spacing w:line="360" w:lineRule="auto"/>
        <w:ind w:firstLine="420"/>
        <w:rPr>
          <w:bCs/>
        </w:rPr>
      </w:pPr>
      <w:r>
        <w:rPr>
          <w:rFonts w:hint="eastAsia"/>
          <w:bCs/>
        </w:rPr>
        <w:t>前置条件：学生已登陆到本系统</w:t>
      </w:r>
    </w:p>
    <w:p w14:paraId="0AB5C142">
      <w:pPr>
        <w:spacing w:line="360" w:lineRule="auto"/>
        <w:ind w:firstLine="420"/>
        <w:rPr>
          <w:bCs/>
        </w:rPr>
      </w:pPr>
      <w:r>
        <w:rPr>
          <w:rFonts w:hint="eastAsia"/>
          <w:bCs/>
        </w:rPr>
        <w:t>细节：</w:t>
      </w:r>
    </w:p>
    <w:p w14:paraId="79C3A76A">
      <w:pPr>
        <w:spacing w:line="360" w:lineRule="auto"/>
        <w:jc w:val="center"/>
        <w:rPr>
          <w:bCs/>
        </w:rPr>
      </w:pPr>
      <w:r>
        <w:drawing>
          <wp:inline distT="0" distB="0" distL="114300" distR="114300">
            <wp:extent cx="3340100" cy="3797300"/>
            <wp:effectExtent l="0" t="0" r="0" b="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2"/>
                    <a:stretch>
                      <a:fillRect/>
                    </a:stretch>
                  </pic:blipFill>
                  <pic:spPr>
                    <a:xfrm>
                      <a:off x="0" y="0"/>
                      <a:ext cx="3340100" cy="3797300"/>
                    </a:xfrm>
                    <a:prstGeom prst="rect">
                      <a:avLst/>
                    </a:prstGeom>
                    <a:noFill/>
                    <a:ln>
                      <a:noFill/>
                    </a:ln>
                  </pic:spPr>
                </pic:pic>
              </a:graphicData>
            </a:graphic>
          </wp:inline>
        </w:drawing>
      </w:r>
    </w:p>
    <w:p w14:paraId="61FA79D1">
      <w:pPr>
        <w:spacing w:line="360" w:lineRule="auto"/>
        <w:jc w:val="center"/>
        <w:rPr>
          <w:bCs/>
        </w:rPr>
      </w:pPr>
      <w:r>
        <w:rPr>
          <w:rFonts w:hint="eastAsia"/>
          <w:bCs/>
        </w:rPr>
        <w:t>提交答案活动图</w:t>
      </w:r>
    </w:p>
    <w:p w14:paraId="61202329">
      <w:pPr>
        <w:numPr>
          <w:ilvl w:val="0"/>
          <w:numId w:val="9"/>
        </w:numPr>
        <w:spacing w:line="360" w:lineRule="auto"/>
        <w:ind w:firstLine="420"/>
        <w:rPr>
          <w:b/>
          <w:bCs/>
        </w:rPr>
      </w:pPr>
      <w:r>
        <w:rPr>
          <w:rFonts w:hint="eastAsia"/>
          <w:b/>
          <w:bCs/>
        </w:rPr>
        <w:t>修改答案</w:t>
      </w:r>
    </w:p>
    <w:p w14:paraId="28F1CCBD">
      <w:pPr>
        <w:spacing w:line="360" w:lineRule="auto"/>
        <w:ind w:firstLine="420"/>
        <w:rPr>
          <w:bCs/>
        </w:rPr>
      </w:pPr>
      <w:r>
        <w:rPr>
          <w:rFonts w:hint="eastAsia"/>
          <w:bCs/>
        </w:rPr>
        <w:t>用例名：修改答案</w:t>
      </w:r>
    </w:p>
    <w:p w14:paraId="5F483744">
      <w:pPr>
        <w:spacing w:line="360" w:lineRule="auto"/>
        <w:ind w:firstLine="420"/>
        <w:rPr>
          <w:bCs/>
        </w:rPr>
      </w:pPr>
      <w:r>
        <w:rPr>
          <w:rFonts w:hint="eastAsia"/>
          <w:bCs/>
        </w:rPr>
        <w:t>描述：</w:t>
      </w:r>
      <w:r>
        <w:rPr>
          <w:bCs/>
        </w:rPr>
        <w:t xml:space="preserve"> </w:t>
      </w:r>
      <w:r>
        <w:rPr>
          <w:rFonts w:hint="eastAsia"/>
          <w:bCs/>
        </w:rPr>
        <w:t>学生修改自己已提交的答案。</w:t>
      </w:r>
    </w:p>
    <w:p w14:paraId="707D05EA">
      <w:pPr>
        <w:spacing w:line="360" w:lineRule="auto"/>
        <w:ind w:firstLine="420"/>
        <w:rPr>
          <w:bCs/>
        </w:rPr>
      </w:pPr>
      <w:r>
        <w:rPr>
          <w:rFonts w:hint="eastAsia"/>
          <w:bCs/>
        </w:rPr>
        <w:t>参与者：学生</w:t>
      </w:r>
    </w:p>
    <w:p w14:paraId="0758D686">
      <w:pPr>
        <w:spacing w:line="360" w:lineRule="auto"/>
        <w:ind w:firstLine="420"/>
        <w:rPr>
          <w:bCs/>
        </w:rPr>
      </w:pPr>
      <w:r>
        <w:rPr>
          <w:rFonts w:hint="eastAsia"/>
          <w:bCs/>
        </w:rPr>
        <w:t>前置条件：学生</w:t>
      </w:r>
      <w:r>
        <w:rPr>
          <w:bCs/>
        </w:rPr>
        <w:t>已登录系统</w:t>
      </w:r>
      <w:r>
        <w:rPr>
          <w:rFonts w:hint="eastAsia"/>
          <w:bCs/>
        </w:rPr>
        <w:t>。</w:t>
      </w:r>
    </w:p>
    <w:p w14:paraId="762A9789">
      <w:pPr>
        <w:spacing w:line="360" w:lineRule="auto"/>
        <w:ind w:firstLine="420"/>
        <w:rPr>
          <w:bCs/>
        </w:rPr>
      </w:pPr>
      <w:r>
        <w:rPr>
          <w:rFonts w:hint="eastAsia"/>
          <w:bCs/>
        </w:rPr>
        <w:t>细节：</w:t>
      </w:r>
    </w:p>
    <w:p w14:paraId="5B046033">
      <w:pPr>
        <w:spacing w:line="360" w:lineRule="auto"/>
        <w:jc w:val="center"/>
        <w:rPr>
          <w:bCs/>
        </w:rPr>
      </w:pPr>
      <w:r>
        <w:drawing>
          <wp:inline distT="0" distB="0" distL="114300" distR="114300">
            <wp:extent cx="3905250" cy="4572000"/>
            <wp:effectExtent l="0" t="0" r="6350" b="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23"/>
                    <a:stretch>
                      <a:fillRect/>
                    </a:stretch>
                  </pic:blipFill>
                  <pic:spPr>
                    <a:xfrm>
                      <a:off x="0" y="0"/>
                      <a:ext cx="3905250" cy="4572000"/>
                    </a:xfrm>
                    <a:prstGeom prst="rect">
                      <a:avLst/>
                    </a:prstGeom>
                    <a:noFill/>
                    <a:ln>
                      <a:noFill/>
                    </a:ln>
                  </pic:spPr>
                </pic:pic>
              </a:graphicData>
            </a:graphic>
          </wp:inline>
        </w:drawing>
      </w:r>
    </w:p>
    <w:p w14:paraId="51EB6110">
      <w:pPr>
        <w:spacing w:line="360" w:lineRule="auto"/>
        <w:jc w:val="center"/>
        <w:rPr>
          <w:bCs/>
        </w:rPr>
      </w:pPr>
      <w:r>
        <w:rPr>
          <w:rFonts w:hint="eastAsia"/>
          <w:bCs/>
        </w:rPr>
        <w:t>修改答案活动图</w:t>
      </w:r>
    </w:p>
    <w:p w14:paraId="4DF7892A">
      <w:pPr>
        <w:spacing w:line="360" w:lineRule="auto"/>
        <w:ind w:firstLine="420"/>
        <w:rPr>
          <w:b/>
          <w:bCs/>
        </w:rPr>
      </w:pPr>
      <w:r>
        <w:rPr>
          <w:rFonts w:hint="eastAsia"/>
          <w:b/>
          <w:bCs/>
        </w:rPr>
        <w:t>16.批改答案</w:t>
      </w:r>
    </w:p>
    <w:p w14:paraId="2C55EEBE">
      <w:pPr>
        <w:spacing w:line="360" w:lineRule="auto"/>
        <w:ind w:firstLine="420"/>
        <w:rPr>
          <w:bCs/>
        </w:rPr>
      </w:pPr>
      <w:r>
        <w:rPr>
          <w:rFonts w:hint="eastAsia"/>
          <w:bCs/>
        </w:rPr>
        <w:t>用例名：批改答案</w:t>
      </w:r>
    </w:p>
    <w:p w14:paraId="77B4CABC">
      <w:pPr>
        <w:spacing w:line="360" w:lineRule="auto"/>
        <w:ind w:firstLine="420"/>
        <w:rPr>
          <w:bCs/>
        </w:rPr>
      </w:pPr>
      <w:r>
        <w:rPr>
          <w:rFonts w:hint="eastAsia"/>
          <w:bCs/>
        </w:rPr>
        <w:t>描述：教师批改答案</w:t>
      </w:r>
    </w:p>
    <w:p w14:paraId="6DD274B9">
      <w:pPr>
        <w:spacing w:line="360" w:lineRule="auto"/>
        <w:ind w:firstLine="420"/>
        <w:rPr>
          <w:bCs/>
        </w:rPr>
      </w:pPr>
      <w:r>
        <w:rPr>
          <w:rFonts w:hint="eastAsia"/>
          <w:bCs/>
        </w:rPr>
        <w:t>参与者：教师</w:t>
      </w:r>
    </w:p>
    <w:p w14:paraId="3DD4C2BC">
      <w:pPr>
        <w:spacing w:line="360" w:lineRule="auto"/>
        <w:ind w:firstLine="420"/>
        <w:rPr>
          <w:bCs/>
        </w:rPr>
      </w:pPr>
      <w:r>
        <w:rPr>
          <w:rFonts w:hint="eastAsia"/>
          <w:bCs/>
        </w:rPr>
        <w:t>前置条件：教师已登陆到本系统</w:t>
      </w:r>
    </w:p>
    <w:p w14:paraId="263F84EF">
      <w:pPr>
        <w:spacing w:line="360" w:lineRule="auto"/>
        <w:ind w:firstLine="420"/>
        <w:rPr>
          <w:bCs/>
        </w:rPr>
      </w:pPr>
      <w:r>
        <w:rPr>
          <w:rFonts w:hint="eastAsia"/>
          <w:bCs/>
        </w:rPr>
        <w:t>细节：</w:t>
      </w:r>
    </w:p>
    <w:p w14:paraId="6DDB881B">
      <w:pPr>
        <w:spacing w:line="360" w:lineRule="auto"/>
        <w:ind w:firstLine="840" w:firstLineChars="400"/>
        <w:jc w:val="center"/>
        <w:rPr>
          <w:bCs/>
        </w:rPr>
      </w:pPr>
      <w:r>
        <w:drawing>
          <wp:inline distT="0" distB="0" distL="114300" distR="114300">
            <wp:extent cx="1701800" cy="3848100"/>
            <wp:effectExtent l="0" t="0" r="0"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24"/>
                    <a:stretch>
                      <a:fillRect/>
                    </a:stretch>
                  </pic:blipFill>
                  <pic:spPr>
                    <a:xfrm>
                      <a:off x="0" y="0"/>
                      <a:ext cx="1701800" cy="3848100"/>
                    </a:xfrm>
                    <a:prstGeom prst="rect">
                      <a:avLst/>
                    </a:prstGeom>
                    <a:noFill/>
                    <a:ln>
                      <a:noFill/>
                    </a:ln>
                  </pic:spPr>
                </pic:pic>
              </a:graphicData>
            </a:graphic>
          </wp:inline>
        </w:drawing>
      </w:r>
    </w:p>
    <w:p w14:paraId="1A01785C">
      <w:pPr>
        <w:spacing w:line="360" w:lineRule="auto"/>
        <w:jc w:val="center"/>
        <w:rPr>
          <w:bCs/>
        </w:rPr>
      </w:pPr>
      <w:r>
        <w:rPr>
          <w:rFonts w:hint="eastAsia"/>
          <w:bCs/>
        </w:rPr>
        <w:t>批改答案活动图</w:t>
      </w:r>
    </w:p>
    <w:p w14:paraId="45732156">
      <w:pPr>
        <w:spacing w:line="360" w:lineRule="auto"/>
        <w:jc w:val="center"/>
        <w:rPr>
          <w:bCs/>
        </w:rPr>
      </w:pPr>
    </w:p>
    <w:p w14:paraId="6CD2B7C2">
      <w:pPr>
        <w:spacing w:line="360" w:lineRule="auto"/>
        <w:ind w:left="420"/>
        <w:rPr>
          <w:b/>
          <w:bCs/>
        </w:rPr>
      </w:pPr>
      <w:r>
        <w:rPr>
          <w:rFonts w:hint="eastAsia"/>
          <w:b/>
          <w:bCs/>
        </w:rPr>
        <w:t>17. 查询答案</w:t>
      </w:r>
    </w:p>
    <w:p w14:paraId="6AE06D4F">
      <w:pPr>
        <w:spacing w:line="360" w:lineRule="auto"/>
        <w:ind w:left="420"/>
        <w:rPr>
          <w:bCs/>
        </w:rPr>
      </w:pPr>
      <w:r>
        <w:rPr>
          <w:rFonts w:hint="eastAsia"/>
          <w:bCs/>
        </w:rPr>
        <w:t>用例名：查询答案</w:t>
      </w:r>
    </w:p>
    <w:p w14:paraId="3ECE55D4">
      <w:pPr>
        <w:spacing w:line="360" w:lineRule="auto"/>
        <w:ind w:firstLine="420"/>
        <w:rPr>
          <w:bCs/>
        </w:rPr>
      </w:pPr>
      <w:r>
        <w:rPr>
          <w:rFonts w:hint="eastAsia"/>
          <w:bCs/>
        </w:rPr>
        <w:t>描述：学生或者教师选择一份作业，进行查询答案</w:t>
      </w:r>
    </w:p>
    <w:p w14:paraId="0CBF6FAC">
      <w:pPr>
        <w:spacing w:line="360" w:lineRule="auto"/>
        <w:ind w:firstLine="420"/>
        <w:rPr>
          <w:bCs/>
        </w:rPr>
      </w:pPr>
      <w:r>
        <w:rPr>
          <w:rFonts w:hint="eastAsia"/>
          <w:bCs/>
        </w:rPr>
        <w:t>参与者：学生和教师</w:t>
      </w:r>
    </w:p>
    <w:p w14:paraId="272BE22B">
      <w:pPr>
        <w:spacing w:line="360" w:lineRule="auto"/>
        <w:ind w:firstLine="420"/>
        <w:rPr>
          <w:bCs/>
        </w:rPr>
      </w:pPr>
      <w:r>
        <w:rPr>
          <w:rFonts w:hint="eastAsia"/>
          <w:bCs/>
        </w:rPr>
        <w:t>前置条件： 学生和教师</w:t>
      </w:r>
      <w:r>
        <w:rPr>
          <w:bCs/>
        </w:rPr>
        <w:t>已登录系统。</w:t>
      </w:r>
    </w:p>
    <w:p w14:paraId="59904670">
      <w:pPr>
        <w:spacing w:line="360" w:lineRule="auto"/>
        <w:ind w:firstLine="420"/>
        <w:rPr>
          <w:bCs/>
        </w:rPr>
      </w:pPr>
      <w:r>
        <w:rPr>
          <w:rFonts w:hint="eastAsia"/>
          <w:bCs/>
        </w:rPr>
        <w:t>细节：</w:t>
      </w:r>
    </w:p>
    <w:p w14:paraId="0EEB2715">
      <w:pPr>
        <w:spacing w:line="360" w:lineRule="auto"/>
        <w:jc w:val="center"/>
        <w:rPr>
          <w:bCs/>
        </w:rPr>
      </w:pPr>
      <w:r>
        <w:rPr>
          <w:rFonts w:hint="eastAsia"/>
          <w:bCs/>
        </w:rPr>
        <w:drawing>
          <wp:inline distT="0" distB="0" distL="114300" distR="114300">
            <wp:extent cx="4156075" cy="3769360"/>
            <wp:effectExtent l="0" t="0" r="9525" b="2540"/>
            <wp:docPr id="15" name="图片 15" descr="屏幕截图 2025-10-24 14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10-24 141743"/>
                    <pic:cNvPicPr>
                      <a:picLocks noChangeAspect="1"/>
                    </pic:cNvPicPr>
                  </pic:nvPicPr>
                  <pic:blipFill>
                    <a:blip r:embed="rId25"/>
                    <a:stretch>
                      <a:fillRect/>
                    </a:stretch>
                  </pic:blipFill>
                  <pic:spPr>
                    <a:xfrm>
                      <a:off x="0" y="0"/>
                      <a:ext cx="4156075" cy="3769360"/>
                    </a:xfrm>
                    <a:prstGeom prst="rect">
                      <a:avLst/>
                    </a:prstGeom>
                  </pic:spPr>
                </pic:pic>
              </a:graphicData>
            </a:graphic>
          </wp:inline>
        </w:drawing>
      </w:r>
    </w:p>
    <w:p w14:paraId="6E4715C9">
      <w:pPr>
        <w:spacing w:line="360" w:lineRule="auto"/>
        <w:jc w:val="center"/>
        <w:rPr>
          <w:bCs/>
        </w:rPr>
      </w:pPr>
      <w:r>
        <w:rPr>
          <w:rFonts w:hint="eastAsia"/>
          <w:bCs/>
        </w:rPr>
        <w:t>查询答案活动图</w:t>
      </w:r>
    </w:p>
    <w:p w14:paraId="381BB2F6">
      <w:pPr>
        <w:spacing w:line="360" w:lineRule="auto"/>
        <w:ind w:firstLine="420"/>
        <w:rPr>
          <w:b/>
          <w:bCs/>
        </w:rPr>
      </w:pPr>
      <w:r>
        <w:rPr>
          <w:rFonts w:hint="eastAsia"/>
          <w:b/>
          <w:bCs/>
        </w:rPr>
        <w:t>18. 发布问题</w:t>
      </w:r>
      <w:ins w:id="160" w:author="myRan" w:date="2025-10-29T10:20:36Z">
        <w:r>
          <w:rPr>
            <w:rFonts w:hint="eastAsia"/>
            <w:b/>
            <w:bCs/>
            <w:lang w:val="en-US" w:eastAsia="zh-CN"/>
          </w:rPr>
          <w:t>或</w:t>
        </w:r>
      </w:ins>
      <w:ins w:id="161" w:author="myRan" w:date="2025-10-29T10:20:38Z">
        <w:r>
          <w:rPr>
            <w:rFonts w:hint="eastAsia"/>
            <w:b/>
            <w:bCs/>
            <w:lang w:val="en-US" w:eastAsia="zh-CN"/>
          </w:rPr>
          <w:t>反馈</w:t>
        </w:r>
      </w:ins>
      <w:del w:id="162" w:author="myRan" w:date="2025-10-29T10:20:34Z">
        <w:r>
          <w:rPr>
            <w:rFonts w:hint="eastAsia"/>
            <w:b/>
            <w:bCs/>
          </w:rPr>
          <w:delText xml:space="preserve"> </w:delText>
        </w:r>
      </w:del>
    </w:p>
    <w:p w14:paraId="19AD536C">
      <w:pPr>
        <w:spacing w:line="360" w:lineRule="auto"/>
        <w:ind w:firstLine="420"/>
        <w:rPr>
          <w:rFonts w:hint="default" w:eastAsia="宋体"/>
          <w:bCs/>
          <w:lang w:val="en-US" w:eastAsia="zh-CN"/>
        </w:rPr>
      </w:pPr>
      <w:r>
        <w:rPr>
          <w:rFonts w:hint="eastAsia"/>
          <w:bCs/>
        </w:rPr>
        <w:t>用例名：发布问题</w:t>
      </w:r>
      <w:ins w:id="163" w:author="myRan" w:date="2025-10-29T10:20:42Z">
        <w:r>
          <w:rPr>
            <w:rFonts w:hint="eastAsia"/>
            <w:bCs/>
            <w:lang w:val="en-US" w:eastAsia="zh-CN"/>
          </w:rPr>
          <w:t>或</w:t>
        </w:r>
      </w:ins>
      <w:ins w:id="164" w:author="myRan" w:date="2025-10-29T10:20:43Z">
        <w:r>
          <w:rPr>
            <w:rFonts w:hint="eastAsia"/>
            <w:bCs/>
            <w:lang w:val="en-US" w:eastAsia="zh-CN"/>
          </w:rPr>
          <w:t>反馈</w:t>
        </w:r>
      </w:ins>
    </w:p>
    <w:p w14:paraId="296617B9">
      <w:pPr>
        <w:spacing w:line="360" w:lineRule="auto"/>
        <w:ind w:firstLine="420"/>
        <w:rPr>
          <w:bCs/>
        </w:rPr>
      </w:pPr>
      <w:r>
        <w:rPr>
          <w:rFonts w:hint="eastAsia"/>
          <w:bCs/>
        </w:rPr>
        <w:t>描述：学生</w:t>
      </w:r>
      <w:ins w:id="165" w:author="myRan" w:date="2025-10-29T10:20:48Z">
        <w:r>
          <w:rPr>
            <w:rFonts w:hint="eastAsia"/>
            <w:bCs/>
            <w:lang w:val="en-US" w:eastAsia="zh-CN"/>
          </w:rPr>
          <w:t>在</w:t>
        </w:r>
      </w:ins>
      <w:ins w:id="166" w:author="myRan" w:date="2025-10-29T10:20:50Z">
        <w:r>
          <w:rPr>
            <w:rFonts w:hint="eastAsia"/>
            <w:bCs/>
            <w:lang w:val="en-US" w:eastAsia="zh-CN"/>
          </w:rPr>
          <w:t>作业</w:t>
        </w:r>
      </w:ins>
      <w:ins w:id="167" w:author="myRan" w:date="2025-10-29T10:20:52Z">
        <w:r>
          <w:rPr>
            <w:rFonts w:hint="eastAsia"/>
            <w:bCs/>
            <w:lang w:val="en-US" w:eastAsia="zh-CN"/>
          </w:rPr>
          <w:t>批改后</w:t>
        </w:r>
      </w:ins>
      <w:ins w:id="168" w:author="myRan" w:date="2025-10-29T10:20:53Z">
        <w:r>
          <w:rPr>
            <w:rFonts w:hint="eastAsia"/>
            <w:bCs/>
            <w:lang w:val="en-US" w:eastAsia="zh-CN"/>
          </w:rPr>
          <w:t>，</w:t>
        </w:r>
      </w:ins>
      <w:r>
        <w:rPr>
          <w:rFonts w:hint="eastAsia"/>
          <w:bCs/>
        </w:rPr>
        <w:t>发布问题</w:t>
      </w:r>
      <w:ins w:id="169" w:author="myRan" w:date="2025-10-29T10:20:57Z">
        <w:r>
          <w:rPr>
            <w:rFonts w:hint="eastAsia"/>
            <w:bCs/>
            <w:lang w:val="en-US" w:eastAsia="zh-CN"/>
          </w:rPr>
          <w:t>或</w:t>
        </w:r>
      </w:ins>
      <w:ins w:id="170" w:author="myRan" w:date="2025-10-29T10:20:58Z">
        <w:r>
          <w:rPr>
            <w:rFonts w:hint="eastAsia"/>
            <w:bCs/>
            <w:lang w:val="en-US" w:eastAsia="zh-CN"/>
          </w:rPr>
          <w:t>反馈</w:t>
        </w:r>
      </w:ins>
      <w:r>
        <w:rPr>
          <w:rFonts w:hint="eastAsia"/>
          <w:bCs/>
        </w:rPr>
        <w:t>。</w:t>
      </w:r>
    </w:p>
    <w:p w14:paraId="4CA8E49B">
      <w:pPr>
        <w:spacing w:line="360" w:lineRule="auto"/>
        <w:ind w:firstLine="420"/>
        <w:rPr>
          <w:bCs/>
        </w:rPr>
      </w:pPr>
      <w:r>
        <w:rPr>
          <w:rFonts w:hint="eastAsia"/>
          <w:bCs/>
        </w:rPr>
        <w:t>参与者：学生</w:t>
      </w:r>
    </w:p>
    <w:p w14:paraId="0656E455">
      <w:pPr>
        <w:spacing w:line="360" w:lineRule="auto"/>
        <w:ind w:firstLine="420"/>
        <w:rPr>
          <w:bCs/>
        </w:rPr>
      </w:pPr>
      <w:r>
        <w:rPr>
          <w:rFonts w:hint="eastAsia"/>
          <w:bCs/>
        </w:rPr>
        <w:t>前置条件：学生</w:t>
      </w:r>
      <w:r>
        <w:rPr>
          <w:bCs/>
        </w:rPr>
        <w:t>已登录系统。</w:t>
      </w:r>
    </w:p>
    <w:p w14:paraId="4E823212">
      <w:pPr>
        <w:spacing w:line="360" w:lineRule="auto"/>
        <w:ind w:firstLine="420"/>
        <w:rPr>
          <w:bCs/>
        </w:rPr>
      </w:pPr>
      <w:r>
        <w:rPr>
          <w:rFonts w:hint="eastAsia"/>
          <w:bCs/>
        </w:rPr>
        <w:t>细节：</w:t>
      </w:r>
    </w:p>
    <w:p w14:paraId="73C7C848">
      <w:pPr>
        <w:spacing w:line="360" w:lineRule="auto"/>
        <w:ind w:firstLine="420"/>
        <w:jc w:val="center"/>
        <w:rPr>
          <w:bCs/>
        </w:rPr>
      </w:pPr>
      <w:r>
        <w:rPr>
          <w:rFonts w:hint="eastAsia"/>
          <w:bCs/>
        </w:rPr>
        <w:drawing>
          <wp:inline distT="0" distB="0" distL="114300" distR="114300">
            <wp:extent cx="5271770" cy="5614035"/>
            <wp:effectExtent l="0" t="0" r="11430" b="12065"/>
            <wp:docPr id="16" name="图片 16" descr="屏幕截图 2025-10-24 14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0-24 142454"/>
                    <pic:cNvPicPr>
                      <a:picLocks noChangeAspect="1"/>
                    </pic:cNvPicPr>
                  </pic:nvPicPr>
                  <pic:blipFill>
                    <a:blip r:embed="rId26"/>
                    <a:stretch>
                      <a:fillRect/>
                    </a:stretch>
                  </pic:blipFill>
                  <pic:spPr>
                    <a:xfrm>
                      <a:off x="0" y="0"/>
                      <a:ext cx="5271770" cy="5614035"/>
                    </a:xfrm>
                    <a:prstGeom prst="rect">
                      <a:avLst/>
                    </a:prstGeom>
                  </pic:spPr>
                </pic:pic>
              </a:graphicData>
            </a:graphic>
          </wp:inline>
        </w:drawing>
      </w:r>
    </w:p>
    <w:p w14:paraId="525B7A00">
      <w:pPr>
        <w:spacing w:line="360" w:lineRule="auto"/>
        <w:jc w:val="center"/>
        <w:rPr>
          <w:bCs/>
        </w:rPr>
      </w:pPr>
      <w:r>
        <w:rPr>
          <w:rFonts w:hint="eastAsia"/>
          <w:bCs/>
        </w:rPr>
        <w:t>发布问题活动图</w:t>
      </w:r>
    </w:p>
    <w:p w14:paraId="1A6437FB">
      <w:pPr>
        <w:spacing w:line="360" w:lineRule="auto"/>
        <w:ind w:firstLine="420"/>
        <w:rPr>
          <w:rFonts w:hint="default" w:eastAsia="宋体"/>
          <w:b/>
          <w:bCs/>
          <w:lang w:val="en-US" w:eastAsia="zh-CN"/>
        </w:rPr>
      </w:pPr>
      <w:r>
        <w:rPr>
          <w:rFonts w:hint="eastAsia"/>
          <w:b/>
          <w:bCs/>
        </w:rPr>
        <w:t>19. 查看问题</w:t>
      </w:r>
      <w:ins w:id="171" w:author="myRan" w:date="2025-10-29T10:21:14Z">
        <w:r>
          <w:rPr>
            <w:rFonts w:hint="eastAsia"/>
            <w:b/>
            <w:bCs/>
            <w:lang w:val="en-US" w:eastAsia="zh-CN"/>
          </w:rPr>
          <w:t>或</w:t>
        </w:r>
      </w:ins>
      <w:ins w:id="172" w:author="myRan" w:date="2025-10-29T10:21:16Z">
        <w:r>
          <w:rPr>
            <w:rFonts w:hint="eastAsia"/>
            <w:b/>
            <w:bCs/>
            <w:lang w:val="en-US" w:eastAsia="zh-CN"/>
          </w:rPr>
          <w:t>反馈</w:t>
        </w:r>
      </w:ins>
    </w:p>
    <w:p w14:paraId="11C453D4">
      <w:pPr>
        <w:spacing w:line="360" w:lineRule="auto"/>
        <w:ind w:firstLine="420"/>
        <w:rPr>
          <w:rFonts w:hint="default" w:eastAsia="宋体"/>
          <w:bCs/>
          <w:lang w:val="en-US" w:eastAsia="zh-CN"/>
        </w:rPr>
      </w:pPr>
      <w:r>
        <w:rPr>
          <w:rFonts w:hint="eastAsia"/>
          <w:bCs/>
        </w:rPr>
        <w:t>用例名：查看问题</w:t>
      </w:r>
      <w:ins w:id="173" w:author="myRan" w:date="2025-10-29T10:21:19Z">
        <w:r>
          <w:rPr>
            <w:rFonts w:hint="eastAsia"/>
            <w:bCs/>
            <w:lang w:val="en-US" w:eastAsia="zh-CN"/>
          </w:rPr>
          <w:t>或</w:t>
        </w:r>
      </w:ins>
      <w:ins w:id="174" w:author="myRan" w:date="2025-10-29T10:21:20Z">
        <w:r>
          <w:rPr>
            <w:rFonts w:hint="eastAsia"/>
            <w:bCs/>
            <w:lang w:val="en-US" w:eastAsia="zh-CN"/>
          </w:rPr>
          <w:t>反馈</w:t>
        </w:r>
      </w:ins>
    </w:p>
    <w:p w14:paraId="33D0B5F9">
      <w:pPr>
        <w:spacing w:line="360" w:lineRule="auto"/>
        <w:ind w:firstLine="420"/>
        <w:rPr>
          <w:bCs/>
        </w:rPr>
      </w:pPr>
      <w:r>
        <w:rPr>
          <w:rFonts w:hint="eastAsia"/>
          <w:bCs/>
        </w:rPr>
        <w:t>描述：学生和教师查看已发布的问题</w:t>
      </w:r>
      <w:ins w:id="175" w:author="myRan" w:date="2025-10-29T10:21:24Z">
        <w:r>
          <w:rPr>
            <w:rFonts w:hint="eastAsia"/>
            <w:bCs/>
            <w:lang w:val="en-US" w:eastAsia="zh-CN"/>
          </w:rPr>
          <w:t>或</w:t>
        </w:r>
      </w:ins>
      <w:ins w:id="176" w:author="myRan" w:date="2025-10-29T10:21:25Z">
        <w:r>
          <w:rPr>
            <w:rFonts w:hint="eastAsia"/>
            <w:bCs/>
            <w:lang w:val="en-US" w:eastAsia="zh-CN"/>
          </w:rPr>
          <w:t>反馈</w:t>
        </w:r>
      </w:ins>
      <w:r>
        <w:rPr>
          <w:rFonts w:hint="eastAsia"/>
          <w:bCs/>
        </w:rPr>
        <w:t>。</w:t>
      </w:r>
    </w:p>
    <w:p w14:paraId="68E1CFA5">
      <w:pPr>
        <w:spacing w:line="360" w:lineRule="auto"/>
        <w:ind w:firstLine="420"/>
        <w:rPr>
          <w:bCs/>
        </w:rPr>
      </w:pPr>
      <w:r>
        <w:rPr>
          <w:rFonts w:hint="eastAsia"/>
          <w:bCs/>
        </w:rPr>
        <w:t>参与者：学生和教师</w:t>
      </w:r>
    </w:p>
    <w:p w14:paraId="39E7E401">
      <w:pPr>
        <w:spacing w:line="360" w:lineRule="auto"/>
        <w:ind w:firstLine="420"/>
        <w:rPr>
          <w:bCs/>
        </w:rPr>
      </w:pPr>
      <w:r>
        <w:rPr>
          <w:rFonts w:hint="eastAsia"/>
          <w:bCs/>
        </w:rPr>
        <w:t>前置条件： 参与者</w:t>
      </w:r>
      <w:r>
        <w:rPr>
          <w:bCs/>
        </w:rPr>
        <w:t>已登录系统</w:t>
      </w:r>
      <w:r>
        <w:rPr>
          <w:rFonts w:hint="eastAsia"/>
          <w:bCs/>
        </w:rPr>
        <w:t>。</w:t>
      </w:r>
    </w:p>
    <w:p w14:paraId="1022C5E5">
      <w:pPr>
        <w:spacing w:line="360" w:lineRule="auto"/>
        <w:ind w:firstLine="420"/>
        <w:rPr>
          <w:bCs/>
        </w:rPr>
      </w:pPr>
      <w:r>
        <w:rPr>
          <w:rFonts w:hint="eastAsia"/>
          <w:bCs/>
        </w:rPr>
        <w:t>细节：</w:t>
      </w:r>
    </w:p>
    <w:p w14:paraId="210E9944">
      <w:pPr>
        <w:spacing w:line="360" w:lineRule="auto"/>
        <w:ind w:firstLine="420"/>
        <w:jc w:val="center"/>
        <w:rPr>
          <w:bCs/>
        </w:rPr>
      </w:pPr>
      <w:r>
        <w:rPr>
          <w:rFonts w:hint="eastAsia"/>
          <w:bCs/>
        </w:rPr>
        <w:drawing>
          <wp:inline distT="0" distB="0" distL="114300" distR="114300">
            <wp:extent cx="5272405" cy="5921375"/>
            <wp:effectExtent l="0" t="0" r="10795" b="9525"/>
            <wp:docPr id="17" name="图片 17" descr="屏幕截图 2025-10-24 14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0-24 142714"/>
                    <pic:cNvPicPr>
                      <a:picLocks noChangeAspect="1"/>
                    </pic:cNvPicPr>
                  </pic:nvPicPr>
                  <pic:blipFill>
                    <a:blip r:embed="rId27"/>
                    <a:stretch>
                      <a:fillRect/>
                    </a:stretch>
                  </pic:blipFill>
                  <pic:spPr>
                    <a:xfrm>
                      <a:off x="0" y="0"/>
                      <a:ext cx="5272405" cy="5921375"/>
                    </a:xfrm>
                    <a:prstGeom prst="rect">
                      <a:avLst/>
                    </a:prstGeom>
                  </pic:spPr>
                </pic:pic>
              </a:graphicData>
            </a:graphic>
          </wp:inline>
        </w:drawing>
      </w:r>
    </w:p>
    <w:p w14:paraId="481A8C96">
      <w:pPr>
        <w:spacing w:line="360" w:lineRule="auto"/>
        <w:jc w:val="center"/>
        <w:rPr>
          <w:bCs/>
        </w:rPr>
      </w:pPr>
      <w:r>
        <w:rPr>
          <w:rFonts w:hint="eastAsia"/>
          <w:bCs/>
        </w:rPr>
        <w:t>查看问题活动图</w:t>
      </w:r>
    </w:p>
    <w:p w14:paraId="3D9029E3">
      <w:pPr>
        <w:spacing w:line="360" w:lineRule="auto"/>
        <w:ind w:firstLine="420"/>
        <w:rPr>
          <w:rFonts w:hint="default" w:eastAsia="宋体"/>
          <w:b/>
          <w:bCs/>
          <w:lang w:val="en-US" w:eastAsia="zh-CN"/>
        </w:rPr>
      </w:pPr>
      <w:r>
        <w:rPr>
          <w:rFonts w:hint="eastAsia"/>
          <w:b/>
          <w:bCs/>
        </w:rPr>
        <w:t>20. 修改问题</w:t>
      </w:r>
      <w:ins w:id="177" w:author="myRan" w:date="2025-10-29T10:21:31Z">
        <w:r>
          <w:rPr>
            <w:rFonts w:hint="eastAsia"/>
            <w:b/>
            <w:bCs/>
            <w:lang w:val="en-US" w:eastAsia="zh-CN"/>
          </w:rPr>
          <w:t>或</w:t>
        </w:r>
      </w:ins>
      <w:ins w:id="178" w:author="myRan" w:date="2025-10-29T10:21:32Z">
        <w:r>
          <w:rPr>
            <w:rFonts w:hint="eastAsia"/>
            <w:b/>
            <w:bCs/>
            <w:lang w:val="en-US" w:eastAsia="zh-CN"/>
          </w:rPr>
          <w:t>反馈</w:t>
        </w:r>
      </w:ins>
    </w:p>
    <w:p w14:paraId="5EA3C9AC">
      <w:pPr>
        <w:spacing w:line="360" w:lineRule="auto"/>
        <w:ind w:firstLine="420"/>
        <w:rPr>
          <w:rFonts w:hint="default" w:eastAsia="宋体"/>
          <w:bCs/>
          <w:lang w:val="en-US" w:eastAsia="zh-CN"/>
        </w:rPr>
      </w:pPr>
      <w:r>
        <w:rPr>
          <w:rFonts w:hint="eastAsia"/>
          <w:bCs/>
        </w:rPr>
        <w:t>用例名：修改问题</w:t>
      </w:r>
      <w:ins w:id="179" w:author="myRan" w:date="2025-10-29T10:21:35Z">
        <w:r>
          <w:rPr>
            <w:rFonts w:hint="eastAsia"/>
            <w:bCs/>
            <w:lang w:val="en-US" w:eastAsia="zh-CN"/>
          </w:rPr>
          <w:t>或</w:t>
        </w:r>
      </w:ins>
      <w:ins w:id="180" w:author="myRan" w:date="2025-10-29T10:21:37Z">
        <w:r>
          <w:rPr>
            <w:rFonts w:hint="eastAsia"/>
            <w:bCs/>
            <w:lang w:val="en-US" w:eastAsia="zh-CN"/>
          </w:rPr>
          <w:t>反馈</w:t>
        </w:r>
      </w:ins>
    </w:p>
    <w:p w14:paraId="4C7CAE04">
      <w:pPr>
        <w:spacing w:line="360" w:lineRule="auto"/>
        <w:ind w:firstLine="420"/>
        <w:rPr>
          <w:bCs/>
        </w:rPr>
      </w:pPr>
      <w:r>
        <w:rPr>
          <w:rFonts w:hint="eastAsia"/>
          <w:bCs/>
        </w:rPr>
        <w:t>描述：学生对已发布的问题</w:t>
      </w:r>
      <w:ins w:id="181" w:author="myRan" w:date="2025-10-29T10:21:40Z">
        <w:r>
          <w:rPr>
            <w:rFonts w:hint="eastAsia"/>
            <w:bCs/>
            <w:lang w:val="en-US" w:eastAsia="zh-CN"/>
          </w:rPr>
          <w:t>或</w:t>
        </w:r>
      </w:ins>
      <w:ins w:id="182" w:author="myRan" w:date="2025-10-29T10:21:41Z">
        <w:r>
          <w:rPr>
            <w:rFonts w:hint="eastAsia"/>
            <w:bCs/>
            <w:lang w:val="en-US" w:eastAsia="zh-CN"/>
          </w:rPr>
          <w:t>反馈</w:t>
        </w:r>
      </w:ins>
      <w:r>
        <w:rPr>
          <w:rFonts w:hint="eastAsia"/>
          <w:bCs/>
        </w:rPr>
        <w:t>进行修改。</w:t>
      </w:r>
    </w:p>
    <w:p w14:paraId="662CA3D2">
      <w:pPr>
        <w:spacing w:line="360" w:lineRule="auto"/>
        <w:ind w:firstLine="420"/>
        <w:rPr>
          <w:bCs/>
        </w:rPr>
      </w:pPr>
      <w:r>
        <w:rPr>
          <w:rFonts w:hint="eastAsia"/>
          <w:bCs/>
        </w:rPr>
        <w:t>参与者：学生</w:t>
      </w:r>
    </w:p>
    <w:p w14:paraId="59959D5C">
      <w:pPr>
        <w:spacing w:line="360" w:lineRule="auto"/>
        <w:ind w:firstLine="420"/>
        <w:rPr>
          <w:bCs/>
        </w:rPr>
      </w:pPr>
      <w:r>
        <w:rPr>
          <w:rFonts w:hint="eastAsia"/>
          <w:bCs/>
        </w:rPr>
        <w:t>前置条件：学生</w:t>
      </w:r>
      <w:r>
        <w:rPr>
          <w:bCs/>
        </w:rPr>
        <w:t>已登录系统，且</w:t>
      </w:r>
      <w:r>
        <w:rPr>
          <w:rFonts w:hint="eastAsia"/>
          <w:bCs/>
        </w:rPr>
        <w:t>已发布过问题</w:t>
      </w:r>
      <w:r>
        <w:rPr>
          <w:bCs/>
        </w:rPr>
        <w:t>。</w:t>
      </w:r>
    </w:p>
    <w:p w14:paraId="5BC2A5BE">
      <w:pPr>
        <w:spacing w:line="360" w:lineRule="auto"/>
        <w:ind w:firstLine="420"/>
        <w:rPr>
          <w:bCs/>
        </w:rPr>
      </w:pPr>
      <w:r>
        <w:rPr>
          <w:rFonts w:hint="eastAsia"/>
          <w:bCs/>
        </w:rPr>
        <w:t>细节：</w:t>
      </w:r>
    </w:p>
    <w:p w14:paraId="555D4343">
      <w:pPr>
        <w:spacing w:line="360" w:lineRule="auto"/>
        <w:ind w:firstLine="420"/>
        <w:jc w:val="center"/>
        <w:rPr>
          <w:bCs/>
        </w:rPr>
      </w:pPr>
      <w:r>
        <w:rPr>
          <w:rFonts w:hint="eastAsia"/>
          <w:bCs/>
        </w:rPr>
        <w:drawing>
          <wp:inline distT="0" distB="0" distL="114300" distR="114300">
            <wp:extent cx="5269865" cy="6910705"/>
            <wp:effectExtent l="0" t="0" r="635" b="10795"/>
            <wp:docPr id="18" name="图片 18" descr="屏幕截图 2025-10-24 14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0-24 143326"/>
                    <pic:cNvPicPr>
                      <a:picLocks noChangeAspect="1"/>
                    </pic:cNvPicPr>
                  </pic:nvPicPr>
                  <pic:blipFill>
                    <a:blip r:embed="rId28"/>
                    <a:stretch>
                      <a:fillRect/>
                    </a:stretch>
                  </pic:blipFill>
                  <pic:spPr>
                    <a:xfrm>
                      <a:off x="0" y="0"/>
                      <a:ext cx="5269865" cy="6910705"/>
                    </a:xfrm>
                    <a:prstGeom prst="rect">
                      <a:avLst/>
                    </a:prstGeom>
                  </pic:spPr>
                </pic:pic>
              </a:graphicData>
            </a:graphic>
          </wp:inline>
        </w:drawing>
      </w:r>
    </w:p>
    <w:p w14:paraId="75EA47FD">
      <w:pPr>
        <w:spacing w:line="360" w:lineRule="auto"/>
        <w:jc w:val="center"/>
        <w:rPr>
          <w:bCs/>
        </w:rPr>
      </w:pPr>
      <w:r>
        <w:rPr>
          <w:rFonts w:hint="eastAsia"/>
          <w:bCs/>
        </w:rPr>
        <w:t>修改问题活动图</w:t>
      </w:r>
    </w:p>
    <w:p w14:paraId="37D8AF45">
      <w:pPr>
        <w:spacing w:line="360" w:lineRule="auto"/>
        <w:ind w:firstLine="420"/>
        <w:rPr>
          <w:rFonts w:hint="default" w:eastAsia="宋体"/>
          <w:b/>
          <w:bCs/>
          <w:lang w:val="en-US" w:eastAsia="zh-CN"/>
        </w:rPr>
      </w:pPr>
      <w:r>
        <w:rPr>
          <w:rFonts w:hint="eastAsia"/>
          <w:b/>
          <w:bCs/>
        </w:rPr>
        <w:t>21. 删除问题</w:t>
      </w:r>
      <w:ins w:id="183" w:author="myRan" w:date="2025-10-29T10:21:45Z">
        <w:r>
          <w:rPr>
            <w:rFonts w:hint="eastAsia"/>
            <w:b/>
            <w:bCs/>
            <w:lang w:val="en-US" w:eastAsia="zh-CN"/>
          </w:rPr>
          <w:t>或</w:t>
        </w:r>
      </w:ins>
      <w:ins w:id="184" w:author="myRan" w:date="2025-10-29T10:21:46Z">
        <w:r>
          <w:rPr>
            <w:rFonts w:hint="eastAsia"/>
            <w:b/>
            <w:bCs/>
            <w:lang w:val="en-US" w:eastAsia="zh-CN"/>
          </w:rPr>
          <w:t>反馈</w:t>
        </w:r>
      </w:ins>
    </w:p>
    <w:p w14:paraId="0EC8B55F">
      <w:pPr>
        <w:spacing w:line="360" w:lineRule="auto"/>
        <w:ind w:firstLine="420"/>
        <w:rPr>
          <w:rFonts w:hint="default" w:eastAsia="宋体"/>
          <w:bCs/>
          <w:lang w:val="en-US" w:eastAsia="zh-CN"/>
        </w:rPr>
      </w:pPr>
      <w:r>
        <w:rPr>
          <w:rFonts w:hint="eastAsia"/>
          <w:bCs/>
        </w:rPr>
        <w:t>用例名：删除问题</w:t>
      </w:r>
      <w:ins w:id="185" w:author="myRan" w:date="2025-10-29T10:21:47Z">
        <w:r>
          <w:rPr>
            <w:rFonts w:hint="eastAsia"/>
            <w:bCs/>
            <w:lang w:val="en-US" w:eastAsia="zh-CN"/>
          </w:rPr>
          <w:t>或</w:t>
        </w:r>
      </w:ins>
      <w:ins w:id="186" w:author="myRan" w:date="2025-10-29T10:21:48Z">
        <w:r>
          <w:rPr>
            <w:rFonts w:hint="eastAsia"/>
            <w:bCs/>
            <w:lang w:val="en-US" w:eastAsia="zh-CN"/>
          </w:rPr>
          <w:t>反馈</w:t>
        </w:r>
      </w:ins>
    </w:p>
    <w:p w14:paraId="44E2C60B">
      <w:pPr>
        <w:spacing w:line="360" w:lineRule="auto"/>
        <w:ind w:firstLine="420"/>
        <w:rPr>
          <w:bCs/>
        </w:rPr>
      </w:pPr>
      <w:r>
        <w:rPr>
          <w:rFonts w:hint="eastAsia"/>
          <w:bCs/>
        </w:rPr>
        <w:t>描述：学生删除已</w:t>
      </w:r>
      <w:ins w:id="187" w:author="myRan" w:date="2025-10-29T10:21:54Z">
        <w:r>
          <w:rPr>
            <w:rFonts w:hint="eastAsia"/>
            <w:bCs/>
            <w:lang w:val="en-US" w:eastAsia="zh-CN"/>
          </w:rPr>
          <w:t>提出</w:t>
        </w:r>
      </w:ins>
      <w:del w:id="188" w:author="myRan" w:date="2025-10-29T10:21:52Z">
        <w:r>
          <w:rPr>
            <w:rFonts w:hint="eastAsia"/>
            <w:bCs/>
          </w:rPr>
          <w:delText>提问</w:delText>
        </w:r>
      </w:del>
      <w:r>
        <w:rPr>
          <w:rFonts w:hint="eastAsia"/>
          <w:bCs/>
        </w:rPr>
        <w:t>的问题</w:t>
      </w:r>
      <w:ins w:id="189" w:author="myRan" w:date="2025-10-29T10:21:58Z">
        <w:r>
          <w:rPr>
            <w:rFonts w:hint="eastAsia"/>
            <w:bCs/>
            <w:lang w:val="en-US" w:eastAsia="zh-CN"/>
          </w:rPr>
          <w:t>或</w:t>
        </w:r>
      </w:ins>
      <w:ins w:id="190" w:author="myRan" w:date="2025-10-29T10:21:59Z">
        <w:r>
          <w:rPr>
            <w:rFonts w:hint="eastAsia"/>
            <w:bCs/>
            <w:lang w:val="en-US" w:eastAsia="zh-CN"/>
          </w:rPr>
          <w:t>反馈</w:t>
        </w:r>
      </w:ins>
      <w:r>
        <w:rPr>
          <w:rFonts w:hint="eastAsia"/>
          <w:bCs/>
        </w:rPr>
        <w:t>。</w:t>
      </w:r>
    </w:p>
    <w:p w14:paraId="4AD4673E">
      <w:pPr>
        <w:spacing w:line="360" w:lineRule="auto"/>
        <w:ind w:firstLine="420"/>
        <w:rPr>
          <w:bCs/>
        </w:rPr>
      </w:pPr>
      <w:r>
        <w:rPr>
          <w:rFonts w:hint="eastAsia"/>
          <w:bCs/>
        </w:rPr>
        <w:t>参与者：学生</w:t>
      </w:r>
    </w:p>
    <w:p w14:paraId="518987CB">
      <w:pPr>
        <w:spacing w:line="360" w:lineRule="auto"/>
        <w:ind w:firstLine="420"/>
        <w:rPr>
          <w:bCs/>
        </w:rPr>
      </w:pPr>
      <w:r>
        <w:rPr>
          <w:rFonts w:hint="eastAsia"/>
          <w:bCs/>
        </w:rPr>
        <w:t>前置条件：学生</w:t>
      </w:r>
      <w:r>
        <w:rPr>
          <w:bCs/>
        </w:rPr>
        <w:t>已登录系统，</w:t>
      </w:r>
      <w:r>
        <w:rPr>
          <w:rFonts w:hint="eastAsia"/>
          <w:bCs/>
        </w:rPr>
        <w:t>且该学生曾发布问题</w:t>
      </w:r>
      <w:r>
        <w:rPr>
          <w:bCs/>
        </w:rPr>
        <w:t>。</w:t>
      </w:r>
    </w:p>
    <w:p w14:paraId="242B6185">
      <w:pPr>
        <w:spacing w:line="360" w:lineRule="auto"/>
        <w:ind w:firstLine="420"/>
        <w:rPr>
          <w:bCs/>
        </w:rPr>
      </w:pPr>
      <w:r>
        <w:rPr>
          <w:rFonts w:hint="eastAsia"/>
          <w:bCs/>
        </w:rPr>
        <w:t>细节：</w:t>
      </w:r>
    </w:p>
    <w:p w14:paraId="2F48FEF0">
      <w:pPr>
        <w:spacing w:line="360" w:lineRule="auto"/>
        <w:ind w:firstLine="420"/>
        <w:jc w:val="center"/>
        <w:rPr>
          <w:bCs/>
        </w:rPr>
      </w:pPr>
      <w:r>
        <w:rPr>
          <w:rFonts w:hint="eastAsia"/>
          <w:bCs/>
        </w:rPr>
        <w:drawing>
          <wp:inline distT="0" distB="0" distL="114300" distR="114300">
            <wp:extent cx="5272405" cy="4594860"/>
            <wp:effectExtent l="0" t="0" r="10795" b="2540"/>
            <wp:docPr id="19" name="图片 19" descr="屏幕截图 2025-10-24 14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0-24 143810"/>
                    <pic:cNvPicPr>
                      <a:picLocks noChangeAspect="1"/>
                    </pic:cNvPicPr>
                  </pic:nvPicPr>
                  <pic:blipFill>
                    <a:blip r:embed="rId29"/>
                    <a:stretch>
                      <a:fillRect/>
                    </a:stretch>
                  </pic:blipFill>
                  <pic:spPr>
                    <a:xfrm>
                      <a:off x="0" y="0"/>
                      <a:ext cx="5272405" cy="4594860"/>
                    </a:xfrm>
                    <a:prstGeom prst="rect">
                      <a:avLst/>
                    </a:prstGeom>
                  </pic:spPr>
                </pic:pic>
              </a:graphicData>
            </a:graphic>
          </wp:inline>
        </w:drawing>
      </w:r>
    </w:p>
    <w:p w14:paraId="1E690BF1">
      <w:pPr>
        <w:spacing w:line="360" w:lineRule="auto"/>
        <w:ind w:firstLine="420"/>
        <w:jc w:val="center"/>
        <w:rPr>
          <w:bCs/>
        </w:rPr>
      </w:pPr>
    </w:p>
    <w:p w14:paraId="3EFBCC5B">
      <w:pPr>
        <w:spacing w:line="360" w:lineRule="auto"/>
        <w:jc w:val="center"/>
        <w:rPr>
          <w:bCs/>
        </w:rPr>
      </w:pPr>
      <w:r>
        <w:rPr>
          <w:rFonts w:hint="eastAsia"/>
          <w:bCs/>
        </w:rPr>
        <w:t>删除问题活动图</w:t>
      </w:r>
    </w:p>
    <w:p w14:paraId="5CDB948D">
      <w:pPr>
        <w:spacing w:line="360" w:lineRule="auto"/>
        <w:ind w:firstLine="420"/>
        <w:rPr>
          <w:b/>
          <w:bCs/>
        </w:rPr>
      </w:pPr>
      <w:r>
        <w:rPr>
          <w:rFonts w:hint="eastAsia"/>
          <w:b/>
          <w:bCs/>
        </w:rPr>
        <w:t>22. 增加回答</w:t>
      </w:r>
    </w:p>
    <w:p w14:paraId="6EDEC8BA">
      <w:pPr>
        <w:spacing w:line="360" w:lineRule="auto"/>
        <w:ind w:firstLine="420"/>
        <w:rPr>
          <w:bCs/>
        </w:rPr>
      </w:pPr>
      <w:r>
        <w:rPr>
          <w:rFonts w:hint="eastAsia"/>
          <w:bCs/>
        </w:rPr>
        <w:t>用例名：增加回答</w:t>
      </w:r>
    </w:p>
    <w:p w14:paraId="73C769CC">
      <w:pPr>
        <w:spacing w:line="360" w:lineRule="auto"/>
        <w:ind w:firstLine="420"/>
        <w:rPr>
          <w:bCs/>
        </w:rPr>
      </w:pPr>
      <w:r>
        <w:rPr>
          <w:rFonts w:hint="eastAsia"/>
          <w:bCs/>
        </w:rPr>
        <w:t>描述：教师对学生的问题进行回答。</w:t>
      </w:r>
    </w:p>
    <w:p w14:paraId="4432BC68">
      <w:pPr>
        <w:spacing w:line="360" w:lineRule="auto"/>
        <w:ind w:firstLine="420"/>
        <w:rPr>
          <w:bCs/>
        </w:rPr>
      </w:pPr>
      <w:r>
        <w:rPr>
          <w:rFonts w:hint="eastAsia"/>
          <w:bCs/>
        </w:rPr>
        <w:t>参与者：教师</w:t>
      </w:r>
    </w:p>
    <w:p w14:paraId="6972C103">
      <w:pPr>
        <w:spacing w:line="360" w:lineRule="auto"/>
        <w:ind w:firstLine="420"/>
        <w:rPr>
          <w:bCs/>
        </w:rPr>
      </w:pPr>
      <w:r>
        <w:rPr>
          <w:rFonts w:hint="eastAsia"/>
          <w:bCs/>
        </w:rPr>
        <w:t>前置条件：教师</w:t>
      </w:r>
      <w:r>
        <w:rPr>
          <w:bCs/>
        </w:rPr>
        <w:t>已登录系统，且</w:t>
      </w:r>
      <w:r>
        <w:rPr>
          <w:rFonts w:hint="eastAsia"/>
          <w:bCs/>
        </w:rPr>
        <w:t>已有学生发布问题</w:t>
      </w:r>
      <w:r>
        <w:rPr>
          <w:bCs/>
        </w:rPr>
        <w:t>。</w:t>
      </w:r>
    </w:p>
    <w:p w14:paraId="72638B1F">
      <w:pPr>
        <w:spacing w:line="360" w:lineRule="auto"/>
        <w:ind w:firstLine="420"/>
        <w:rPr>
          <w:bCs/>
        </w:rPr>
      </w:pPr>
      <w:r>
        <w:rPr>
          <w:rFonts w:hint="eastAsia"/>
          <w:bCs/>
        </w:rPr>
        <w:t>细节：</w:t>
      </w:r>
    </w:p>
    <w:p w14:paraId="6FDD07D7">
      <w:pPr>
        <w:spacing w:line="360" w:lineRule="auto"/>
        <w:ind w:firstLine="420"/>
        <w:jc w:val="center"/>
        <w:rPr>
          <w:bCs/>
        </w:rPr>
      </w:pPr>
      <w:r>
        <w:rPr>
          <w:rFonts w:hint="eastAsia"/>
          <w:bCs/>
        </w:rPr>
        <w:drawing>
          <wp:inline distT="0" distB="0" distL="114300" distR="114300">
            <wp:extent cx="5271770" cy="5206365"/>
            <wp:effectExtent l="0" t="0" r="11430" b="635"/>
            <wp:docPr id="20" name="图片 20" descr="屏幕截图 2025-10-24 14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10-24 145307"/>
                    <pic:cNvPicPr>
                      <a:picLocks noChangeAspect="1"/>
                    </pic:cNvPicPr>
                  </pic:nvPicPr>
                  <pic:blipFill>
                    <a:blip r:embed="rId30"/>
                    <a:stretch>
                      <a:fillRect/>
                    </a:stretch>
                  </pic:blipFill>
                  <pic:spPr>
                    <a:xfrm>
                      <a:off x="0" y="0"/>
                      <a:ext cx="5271770" cy="5206365"/>
                    </a:xfrm>
                    <a:prstGeom prst="rect">
                      <a:avLst/>
                    </a:prstGeom>
                  </pic:spPr>
                </pic:pic>
              </a:graphicData>
            </a:graphic>
          </wp:inline>
        </w:drawing>
      </w:r>
    </w:p>
    <w:p w14:paraId="0D82AC62">
      <w:pPr>
        <w:spacing w:line="360" w:lineRule="auto"/>
        <w:jc w:val="center"/>
        <w:rPr>
          <w:bCs/>
        </w:rPr>
      </w:pPr>
      <w:r>
        <w:rPr>
          <w:rFonts w:hint="eastAsia"/>
          <w:bCs/>
        </w:rPr>
        <w:t>增加回答活动图</w:t>
      </w:r>
    </w:p>
    <w:p w14:paraId="691BE704">
      <w:pPr>
        <w:spacing w:line="360" w:lineRule="auto"/>
        <w:ind w:firstLine="420"/>
        <w:rPr>
          <w:b/>
          <w:bCs/>
        </w:rPr>
      </w:pPr>
      <w:r>
        <w:rPr>
          <w:rFonts w:hint="eastAsia"/>
          <w:b/>
          <w:bCs/>
        </w:rPr>
        <w:t>23. 查看回答</w:t>
      </w:r>
    </w:p>
    <w:p w14:paraId="6E7A863A">
      <w:pPr>
        <w:spacing w:line="360" w:lineRule="auto"/>
        <w:ind w:firstLine="420"/>
        <w:rPr>
          <w:bCs/>
        </w:rPr>
      </w:pPr>
      <w:r>
        <w:rPr>
          <w:rFonts w:hint="eastAsia"/>
          <w:bCs/>
        </w:rPr>
        <w:t>用例名：查看回答</w:t>
      </w:r>
    </w:p>
    <w:p w14:paraId="6D7C4FFC">
      <w:pPr>
        <w:spacing w:line="360" w:lineRule="auto"/>
        <w:ind w:firstLine="420"/>
        <w:rPr>
          <w:bCs/>
        </w:rPr>
      </w:pPr>
      <w:r>
        <w:rPr>
          <w:rFonts w:hint="eastAsia"/>
          <w:bCs/>
        </w:rPr>
        <w:t>描述：学生和学生先前增加的问题进行查看。</w:t>
      </w:r>
    </w:p>
    <w:p w14:paraId="55156C8F">
      <w:pPr>
        <w:spacing w:line="360" w:lineRule="auto"/>
        <w:ind w:firstLine="420"/>
        <w:rPr>
          <w:bCs/>
        </w:rPr>
      </w:pPr>
      <w:r>
        <w:rPr>
          <w:rFonts w:hint="eastAsia"/>
          <w:bCs/>
        </w:rPr>
        <w:t>参与者：学生和学生</w:t>
      </w:r>
    </w:p>
    <w:p w14:paraId="31F28716">
      <w:pPr>
        <w:spacing w:line="360" w:lineRule="auto"/>
        <w:ind w:firstLine="420"/>
        <w:rPr>
          <w:bCs/>
        </w:rPr>
      </w:pPr>
      <w:r>
        <w:rPr>
          <w:rFonts w:hint="eastAsia"/>
          <w:bCs/>
        </w:rPr>
        <w:t>前置条件：参与者</w:t>
      </w:r>
      <w:r>
        <w:rPr>
          <w:bCs/>
        </w:rPr>
        <w:t>已登录系统，且</w:t>
      </w:r>
      <w:r>
        <w:rPr>
          <w:rFonts w:hint="eastAsia"/>
          <w:bCs/>
        </w:rPr>
        <w:t>回答已发布</w:t>
      </w:r>
      <w:r>
        <w:rPr>
          <w:bCs/>
        </w:rPr>
        <w:t>。</w:t>
      </w:r>
    </w:p>
    <w:p w14:paraId="4035285D">
      <w:pPr>
        <w:spacing w:line="360" w:lineRule="auto"/>
        <w:ind w:firstLine="420"/>
        <w:rPr>
          <w:bCs/>
        </w:rPr>
      </w:pPr>
      <w:r>
        <w:rPr>
          <w:rFonts w:hint="eastAsia"/>
          <w:bCs/>
        </w:rPr>
        <w:t>细节：</w:t>
      </w:r>
    </w:p>
    <w:p w14:paraId="525A5BAA">
      <w:pPr>
        <w:spacing w:line="360" w:lineRule="auto"/>
        <w:ind w:firstLine="420"/>
        <w:rPr>
          <w:bCs/>
        </w:rPr>
      </w:pPr>
      <w:r>
        <w:rPr>
          <w:rFonts w:hint="eastAsia"/>
          <w:bCs/>
        </w:rPr>
        <w:drawing>
          <wp:inline distT="0" distB="0" distL="114300" distR="114300">
            <wp:extent cx="5271135" cy="5466715"/>
            <wp:effectExtent l="0" t="0" r="12065" b="6985"/>
            <wp:docPr id="22" name="图片 22" descr="屏幕截图 2025-10-24 15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10-24 150149"/>
                    <pic:cNvPicPr>
                      <a:picLocks noChangeAspect="1"/>
                    </pic:cNvPicPr>
                  </pic:nvPicPr>
                  <pic:blipFill>
                    <a:blip r:embed="rId31"/>
                    <a:stretch>
                      <a:fillRect/>
                    </a:stretch>
                  </pic:blipFill>
                  <pic:spPr>
                    <a:xfrm>
                      <a:off x="0" y="0"/>
                      <a:ext cx="5271135" cy="5466715"/>
                    </a:xfrm>
                    <a:prstGeom prst="rect">
                      <a:avLst/>
                    </a:prstGeom>
                  </pic:spPr>
                </pic:pic>
              </a:graphicData>
            </a:graphic>
          </wp:inline>
        </w:drawing>
      </w:r>
    </w:p>
    <w:p w14:paraId="6F7B6777">
      <w:pPr>
        <w:spacing w:line="360" w:lineRule="auto"/>
        <w:jc w:val="center"/>
        <w:rPr>
          <w:bCs/>
        </w:rPr>
      </w:pPr>
      <w:r>
        <w:rPr>
          <w:rFonts w:hint="eastAsia"/>
          <w:bCs/>
        </w:rPr>
        <w:t>查看回答活动图</w:t>
      </w:r>
    </w:p>
    <w:p w14:paraId="6C3D30D8">
      <w:pPr>
        <w:spacing w:line="360" w:lineRule="auto"/>
        <w:ind w:firstLine="420"/>
        <w:rPr>
          <w:b/>
          <w:bCs/>
        </w:rPr>
      </w:pPr>
      <w:r>
        <w:rPr>
          <w:rFonts w:hint="eastAsia"/>
          <w:b/>
          <w:bCs/>
        </w:rPr>
        <w:t>24. 修改回答</w:t>
      </w:r>
    </w:p>
    <w:p w14:paraId="0287CEFA">
      <w:pPr>
        <w:spacing w:line="360" w:lineRule="auto"/>
        <w:ind w:firstLine="420"/>
        <w:rPr>
          <w:bCs/>
        </w:rPr>
      </w:pPr>
      <w:r>
        <w:rPr>
          <w:rFonts w:hint="eastAsia"/>
          <w:bCs/>
        </w:rPr>
        <w:t>用例名：修改回答</w:t>
      </w:r>
    </w:p>
    <w:p w14:paraId="2F1BEDB7">
      <w:pPr>
        <w:spacing w:line="360" w:lineRule="auto"/>
        <w:ind w:firstLine="420"/>
        <w:rPr>
          <w:bCs/>
        </w:rPr>
      </w:pPr>
      <w:r>
        <w:rPr>
          <w:rFonts w:hint="eastAsia"/>
          <w:bCs/>
        </w:rPr>
        <w:t>描述：教师对发布的回答进行修改。</w:t>
      </w:r>
    </w:p>
    <w:p w14:paraId="5D7B555B">
      <w:pPr>
        <w:spacing w:line="360" w:lineRule="auto"/>
        <w:ind w:firstLine="420"/>
        <w:rPr>
          <w:bCs/>
        </w:rPr>
      </w:pPr>
      <w:r>
        <w:rPr>
          <w:rFonts w:hint="eastAsia"/>
          <w:bCs/>
        </w:rPr>
        <w:t>参与者：教师</w:t>
      </w:r>
    </w:p>
    <w:p w14:paraId="5F8666AA">
      <w:pPr>
        <w:spacing w:line="360" w:lineRule="auto"/>
        <w:ind w:firstLine="420"/>
        <w:rPr>
          <w:bCs/>
        </w:rPr>
      </w:pPr>
      <w:r>
        <w:rPr>
          <w:rFonts w:hint="eastAsia"/>
          <w:bCs/>
        </w:rPr>
        <w:t>前置条件：教师</w:t>
      </w:r>
      <w:r>
        <w:rPr>
          <w:bCs/>
        </w:rPr>
        <w:t>已登录系统，且</w:t>
      </w:r>
      <w:r>
        <w:rPr>
          <w:rFonts w:hint="eastAsia"/>
          <w:bCs/>
        </w:rPr>
        <w:t>已发布回答</w:t>
      </w:r>
      <w:r>
        <w:rPr>
          <w:bCs/>
        </w:rPr>
        <w:t>。</w:t>
      </w:r>
    </w:p>
    <w:p w14:paraId="421D6318">
      <w:pPr>
        <w:spacing w:line="360" w:lineRule="auto"/>
        <w:ind w:firstLine="420"/>
        <w:rPr>
          <w:bCs/>
        </w:rPr>
      </w:pPr>
      <w:r>
        <w:rPr>
          <w:rFonts w:hint="eastAsia"/>
          <w:bCs/>
        </w:rPr>
        <w:t>细节：</w:t>
      </w:r>
    </w:p>
    <w:p w14:paraId="7C6F79AA">
      <w:pPr>
        <w:spacing w:line="360" w:lineRule="auto"/>
        <w:ind w:firstLine="420"/>
        <w:rPr>
          <w:bCs/>
        </w:rPr>
      </w:pPr>
      <w:r>
        <w:rPr>
          <w:rFonts w:hint="eastAsia"/>
          <w:bCs/>
        </w:rPr>
        <w:drawing>
          <wp:inline distT="0" distB="0" distL="114300" distR="114300">
            <wp:extent cx="5273675" cy="5461000"/>
            <wp:effectExtent l="0" t="0" r="9525" b="0"/>
            <wp:docPr id="23" name="图片 23" descr="屏幕截图 2025-10-24 15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10-24 150504"/>
                    <pic:cNvPicPr>
                      <a:picLocks noChangeAspect="1"/>
                    </pic:cNvPicPr>
                  </pic:nvPicPr>
                  <pic:blipFill>
                    <a:blip r:embed="rId32"/>
                    <a:stretch>
                      <a:fillRect/>
                    </a:stretch>
                  </pic:blipFill>
                  <pic:spPr>
                    <a:xfrm>
                      <a:off x="0" y="0"/>
                      <a:ext cx="5273675" cy="5461000"/>
                    </a:xfrm>
                    <a:prstGeom prst="rect">
                      <a:avLst/>
                    </a:prstGeom>
                  </pic:spPr>
                </pic:pic>
              </a:graphicData>
            </a:graphic>
          </wp:inline>
        </w:drawing>
      </w:r>
    </w:p>
    <w:p w14:paraId="5B9B68D1">
      <w:pPr>
        <w:spacing w:line="360" w:lineRule="auto"/>
        <w:jc w:val="center"/>
        <w:rPr>
          <w:bCs/>
        </w:rPr>
      </w:pPr>
      <w:r>
        <w:rPr>
          <w:rFonts w:hint="eastAsia"/>
          <w:bCs/>
        </w:rPr>
        <w:t>修改回答活动图</w:t>
      </w:r>
    </w:p>
    <w:p w14:paraId="7410EFB7">
      <w:pPr>
        <w:spacing w:line="360" w:lineRule="auto"/>
        <w:ind w:firstLine="420"/>
        <w:rPr>
          <w:b/>
          <w:bCs/>
        </w:rPr>
      </w:pPr>
      <w:r>
        <w:rPr>
          <w:rFonts w:hint="eastAsia"/>
          <w:b/>
          <w:bCs/>
        </w:rPr>
        <w:t>25. 删除回答</w:t>
      </w:r>
    </w:p>
    <w:p w14:paraId="48C93EDC">
      <w:pPr>
        <w:spacing w:line="360" w:lineRule="auto"/>
        <w:ind w:firstLine="420"/>
        <w:rPr>
          <w:bCs/>
        </w:rPr>
      </w:pPr>
      <w:r>
        <w:rPr>
          <w:rFonts w:hint="eastAsia"/>
          <w:bCs/>
        </w:rPr>
        <w:t>用例名：删除回答</w:t>
      </w:r>
    </w:p>
    <w:p w14:paraId="6B7D4FAB">
      <w:pPr>
        <w:spacing w:line="360" w:lineRule="auto"/>
        <w:ind w:firstLine="420"/>
        <w:rPr>
          <w:bCs/>
        </w:rPr>
      </w:pPr>
      <w:r>
        <w:rPr>
          <w:rFonts w:hint="eastAsia"/>
          <w:bCs/>
        </w:rPr>
        <w:t>描述：教师对已有的回答进行删除。</w:t>
      </w:r>
    </w:p>
    <w:p w14:paraId="4166337B">
      <w:pPr>
        <w:spacing w:line="360" w:lineRule="auto"/>
        <w:ind w:firstLine="420"/>
        <w:rPr>
          <w:bCs/>
        </w:rPr>
      </w:pPr>
      <w:r>
        <w:rPr>
          <w:rFonts w:hint="eastAsia"/>
          <w:bCs/>
        </w:rPr>
        <w:t>参与者：教师</w:t>
      </w:r>
    </w:p>
    <w:p w14:paraId="08D1BFF1">
      <w:pPr>
        <w:spacing w:line="360" w:lineRule="auto"/>
        <w:ind w:firstLine="420"/>
        <w:rPr>
          <w:bCs/>
        </w:rPr>
      </w:pPr>
      <w:r>
        <w:rPr>
          <w:rFonts w:hint="eastAsia"/>
          <w:bCs/>
        </w:rPr>
        <w:t>前置条件：教师</w:t>
      </w:r>
      <w:r>
        <w:rPr>
          <w:bCs/>
        </w:rPr>
        <w:t>已登录系统，</w:t>
      </w:r>
      <w:r>
        <w:rPr>
          <w:rFonts w:hint="eastAsia"/>
          <w:bCs/>
        </w:rPr>
        <w:t>已有回答</w:t>
      </w:r>
      <w:r>
        <w:rPr>
          <w:bCs/>
        </w:rPr>
        <w:t>。</w:t>
      </w:r>
    </w:p>
    <w:p w14:paraId="71BD3440">
      <w:pPr>
        <w:spacing w:line="360" w:lineRule="auto"/>
        <w:ind w:firstLine="420"/>
        <w:rPr>
          <w:bCs/>
        </w:rPr>
      </w:pPr>
      <w:r>
        <w:rPr>
          <w:rFonts w:hint="eastAsia"/>
          <w:bCs/>
        </w:rPr>
        <w:t>细节：</w:t>
      </w:r>
    </w:p>
    <w:p w14:paraId="028A61D5">
      <w:pPr>
        <w:spacing w:line="360" w:lineRule="auto"/>
        <w:ind w:firstLine="420"/>
        <w:rPr>
          <w:bCs/>
        </w:rPr>
      </w:pPr>
      <w:r>
        <w:rPr>
          <w:rFonts w:hint="eastAsia"/>
          <w:bCs/>
        </w:rPr>
        <w:drawing>
          <wp:inline distT="0" distB="0" distL="114300" distR="114300">
            <wp:extent cx="5271770" cy="5012690"/>
            <wp:effectExtent l="0" t="0" r="11430" b="3810"/>
            <wp:docPr id="33" name="图片 33" descr="屏幕截图 2025-10-24 15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5-10-24 150858"/>
                    <pic:cNvPicPr>
                      <a:picLocks noChangeAspect="1"/>
                    </pic:cNvPicPr>
                  </pic:nvPicPr>
                  <pic:blipFill>
                    <a:blip r:embed="rId33"/>
                    <a:stretch>
                      <a:fillRect/>
                    </a:stretch>
                  </pic:blipFill>
                  <pic:spPr>
                    <a:xfrm>
                      <a:off x="0" y="0"/>
                      <a:ext cx="5271770" cy="5012690"/>
                    </a:xfrm>
                    <a:prstGeom prst="rect">
                      <a:avLst/>
                    </a:prstGeom>
                  </pic:spPr>
                </pic:pic>
              </a:graphicData>
            </a:graphic>
          </wp:inline>
        </w:drawing>
      </w:r>
    </w:p>
    <w:p w14:paraId="11D7CF1F">
      <w:pPr>
        <w:spacing w:line="360" w:lineRule="auto"/>
        <w:jc w:val="center"/>
        <w:rPr>
          <w:del w:id="191" w:author="myRan" w:date="2025-10-29T10:19:23Z"/>
          <w:bCs/>
        </w:rPr>
      </w:pPr>
      <w:r>
        <w:rPr>
          <w:rFonts w:hint="eastAsia"/>
          <w:bCs/>
        </w:rPr>
        <w:t>删除回答活动图</w:t>
      </w:r>
    </w:p>
    <w:p w14:paraId="42A5D669">
      <w:pPr>
        <w:spacing w:line="360" w:lineRule="auto"/>
        <w:ind w:firstLine="0"/>
        <w:jc w:val="center"/>
        <w:rPr>
          <w:del w:id="193" w:author="myRan" w:date="2025-10-29T10:19:20Z"/>
          <w:b/>
          <w:bCs/>
        </w:rPr>
        <w:pPrChange w:id="192" w:author="myRan" w:date="2025-10-29T10:19:23Z">
          <w:pPr>
            <w:spacing w:line="360" w:lineRule="auto"/>
            <w:ind w:firstLine="420"/>
          </w:pPr>
        </w:pPrChange>
      </w:pPr>
      <w:del w:id="194" w:author="myRan" w:date="2025-10-29T10:19:20Z">
        <w:r>
          <w:rPr>
            <w:rFonts w:hint="eastAsia"/>
            <w:b/>
            <w:bCs/>
          </w:rPr>
          <w:delText>26. 增加反馈信息</w:delText>
        </w:r>
      </w:del>
    </w:p>
    <w:p w14:paraId="55CC9842">
      <w:pPr>
        <w:spacing w:line="360" w:lineRule="auto"/>
        <w:ind w:firstLine="0"/>
        <w:jc w:val="center"/>
        <w:rPr>
          <w:del w:id="196" w:author="myRan" w:date="2025-10-29T10:19:20Z"/>
          <w:bCs/>
        </w:rPr>
        <w:pPrChange w:id="195" w:author="myRan" w:date="2025-10-29T10:19:23Z">
          <w:pPr>
            <w:spacing w:line="360" w:lineRule="auto"/>
            <w:ind w:firstLine="420"/>
          </w:pPr>
        </w:pPrChange>
      </w:pPr>
      <w:del w:id="197" w:author="myRan" w:date="2025-10-29T10:19:20Z">
        <w:r>
          <w:rPr>
            <w:rFonts w:hint="eastAsia"/>
            <w:bCs/>
          </w:rPr>
          <w:delText>用例名：增加反馈信息</w:delText>
        </w:r>
      </w:del>
    </w:p>
    <w:p w14:paraId="25ADEE91">
      <w:pPr>
        <w:spacing w:line="360" w:lineRule="auto"/>
        <w:ind w:firstLine="0"/>
        <w:jc w:val="center"/>
        <w:rPr>
          <w:del w:id="199" w:author="myRan" w:date="2025-10-29T10:19:20Z"/>
          <w:bCs/>
        </w:rPr>
        <w:pPrChange w:id="198" w:author="myRan" w:date="2025-10-29T10:19:23Z">
          <w:pPr>
            <w:spacing w:line="360" w:lineRule="auto"/>
            <w:ind w:firstLine="420"/>
          </w:pPr>
        </w:pPrChange>
      </w:pPr>
      <w:del w:id="200" w:author="myRan" w:date="2025-10-29T10:19:20Z">
        <w:r>
          <w:rPr>
            <w:rFonts w:hint="eastAsia"/>
            <w:bCs/>
          </w:rPr>
          <w:delText>描述：学生对所选课程进行反馈。</w:delText>
        </w:r>
      </w:del>
    </w:p>
    <w:p w14:paraId="10FFAAE3">
      <w:pPr>
        <w:spacing w:line="360" w:lineRule="auto"/>
        <w:ind w:firstLine="0"/>
        <w:jc w:val="center"/>
        <w:rPr>
          <w:del w:id="202" w:author="myRan" w:date="2025-10-29T10:19:20Z"/>
          <w:bCs/>
        </w:rPr>
        <w:pPrChange w:id="201" w:author="myRan" w:date="2025-10-29T10:19:23Z">
          <w:pPr>
            <w:spacing w:line="360" w:lineRule="auto"/>
            <w:ind w:firstLine="420"/>
          </w:pPr>
        </w:pPrChange>
      </w:pPr>
      <w:del w:id="203" w:author="myRan" w:date="2025-10-29T10:19:20Z">
        <w:r>
          <w:rPr>
            <w:rFonts w:hint="eastAsia"/>
            <w:bCs/>
          </w:rPr>
          <w:delText>参与者：学生</w:delText>
        </w:r>
      </w:del>
    </w:p>
    <w:p w14:paraId="424D00BE">
      <w:pPr>
        <w:spacing w:line="360" w:lineRule="auto"/>
        <w:ind w:firstLine="0"/>
        <w:jc w:val="center"/>
        <w:rPr>
          <w:del w:id="205" w:author="myRan" w:date="2025-10-29T10:19:20Z"/>
          <w:bCs/>
        </w:rPr>
        <w:pPrChange w:id="204" w:author="myRan" w:date="2025-10-29T10:19:23Z">
          <w:pPr>
            <w:spacing w:line="360" w:lineRule="auto"/>
            <w:ind w:firstLine="420"/>
          </w:pPr>
        </w:pPrChange>
      </w:pPr>
      <w:del w:id="206" w:author="myRan" w:date="2025-10-29T10:19:20Z">
        <w:r>
          <w:rPr>
            <w:rFonts w:hint="eastAsia"/>
            <w:bCs/>
          </w:rPr>
          <w:delText>前置条件：学生</w:delText>
        </w:r>
      </w:del>
      <w:del w:id="207" w:author="myRan" w:date="2025-10-29T10:19:20Z">
        <w:r>
          <w:rPr>
            <w:bCs/>
          </w:rPr>
          <w:delText>已登录系统</w:delText>
        </w:r>
      </w:del>
      <w:del w:id="208" w:author="myRan" w:date="2025-10-29T10:19:20Z">
        <w:r>
          <w:rPr>
            <w:rFonts w:hint="eastAsia"/>
            <w:bCs/>
          </w:rPr>
          <w:delText>。</w:delText>
        </w:r>
      </w:del>
    </w:p>
    <w:p w14:paraId="5012ED9A">
      <w:pPr>
        <w:spacing w:line="360" w:lineRule="auto"/>
        <w:ind w:firstLine="0"/>
        <w:jc w:val="center"/>
        <w:rPr>
          <w:del w:id="210" w:author="myRan" w:date="2025-10-29T10:19:20Z"/>
          <w:bCs/>
        </w:rPr>
        <w:pPrChange w:id="209" w:author="myRan" w:date="2025-10-29T10:19:23Z">
          <w:pPr>
            <w:spacing w:line="360" w:lineRule="auto"/>
            <w:ind w:firstLine="420"/>
          </w:pPr>
        </w:pPrChange>
      </w:pPr>
      <w:del w:id="211" w:author="myRan" w:date="2025-10-29T10:19:20Z">
        <w:r>
          <w:rPr>
            <w:rFonts w:hint="eastAsia"/>
            <w:bCs/>
          </w:rPr>
          <w:delText>细节：</w:delText>
        </w:r>
      </w:del>
    </w:p>
    <w:p w14:paraId="78326438">
      <w:pPr>
        <w:spacing w:line="360" w:lineRule="auto"/>
        <w:ind w:firstLine="0"/>
        <w:jc w:val="center"/>
        <w:rPr>
          <w:del w:id="213" w:author="myRan" w:date="2025-10-29T10:19:20Z"/>
          <w:bCs/>
        </w:rPr>
        <w:pPrChange w:id="212" w:author="myRan" w:date="2025-10-29T10:19:23Z">
          <w:pPr>
            <w:spacing w:line="360" w:lineRule="auto"/>
            <w:ind w:firstLine="420"/>
          </w:pPr>
        </w:pPrChange>
      </w:pPr>
      <w:del w:id="214" w:author="myRan" w:date="2025-10-29T10:19:20Z">
        <w:r>
          <w:rPr>
            <w:rFonts w:hint="eastAsia"/>
            <w:bCs/>
          </w:rPr>
          <w:drawing>
            <wp:inline distT="0" distB="0" distL="114300" distR="114300">
              <wp:extent cx="5269865" cy="5336540"/>
              <wp:effectExtent l="0" t="0" r="635" b="10160"/>
              <wp:docPr id="34" name="图片 34" descr="屏幕截图 2025-10-24 15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5-10-24 152052"/>
                      <pic:cNvPicPr>
                        <a:picLocks noChangeAspect="1"/>
                      </pic:cNvPicPr>
                    </pic:nvPicPr>
                    <pic:blipFill>
                      <a:blip r:embed="rId34"/>
                      <a:stretch>
                        <a:fillRect/>
                      </a:stretch>
                    </pic:blipFill>
                    <pic:spPr>
                      <a:xfrm>
                        <a:off x="0" y="0"/>
                        <a:ext cx="5269865" cy="5336540"/>
                      </a:xfrm>
                      <a:prstGeom prst="rect">
                        <a:avLst/>
                      </a:prstGeom>
                    </pic:spPr>
                  </pic:pic>
                </a:graphicData>
              </a:graphic>
            </wp:inline>
          </w:drawing>
        </w:r>
      </w:del>
    </w:p>
    <w:p w14:paraId="28A1A6F2">
      <w:pPr>
        <w:spacing w:line="360" w:lineRule="auto"/>
        <w:jc w:val="center"/>
        <w:rPr>
          <w:del w:id="216" w:author="myRan" w:date="2025-10-29T10:19:20Z"/>
          <w:bCs/>
        </w:rPr>
      </w:pPr>
      <w:del w:id="217" w:author="myRan" w:date="2025-10-29T10:19:20Z">
        <w:r>
          <w:rPr>
            <w:rFonts w:hint="eastAsia"/>
            <w:bCs/>
          </w:rPr>
          <w:delText>增加反馈信息活动图</w:delText>
        </w:r>
      </w:del>
    </w:p>
    <w:p w14:paraId="01CD2097">
      <w:pPr>
        <w:spacing w:line="360" w:lineRule="auto"/>
        <w:ind w:firstLine="0"/>
        <w:jc w:val="center"/>
        <w:rPr>
          <w:del w:id="219" w:author="myRan" w:date="2025-10-29T10:19:20Z"/>
          <w:b/>
          <w:bCs/>
        </w:rPr>
        <w:pPrChange w:id="218" w:author="myRan" w:date="2025-10-29T10:19:23Z">
          <w:pPr>
            <w:spacing w:line="360" w:lineRule="auto"/>
            <w:ind w:firstLine="420"/>
          </w:pPr>
        </w:pPrChange>
      </w:pPr>
      <w:del w:id="220" w:author="myRan" w:date="2025-10-29T10:19:20Z">
        <w:r>
          <w:rPr>
            <w:rFonts w:hint="eastAsia"/>
            <w:b/>
            <w:bCs/>
          </w:rPr>
          <w:delText>27. 修改反馈信息</w:delText>
        </w:r>
      </w:del>
    </w:p>
    <w:p w14:paraId="16D5C441">
      <w:pPr>
        <w:spacing w:line="360" w:lineRule="auto"/>
        <w:ind w:firstLine="0"/>
        <w:jc w:val="center"/>
        <w:rPr>
          <w:del w:id="222" w:author="myRan" w:date="2025-10-29T10:19:20Z"/>
          <w:bCs/>
        </w:rPr>
        <w:pPrChange w:id="221" w:author="myRan" w:date="2025-10-29T10:19:23Z">
          <w:pPr>
            <w:spacing w:line="360" w:lineRule="auto"/>
            <w:ind w:firstLine="420"/>
          </w:pPr>
        </w:pPrChange>
      </w:pPr>
      <w:del w:id="223" w:author="myRan" w:date="2025-10-29T10:19:20Z">
        <w:r>
          <w:rPr>
            <w:rFonts w:hint="eastAsia"/>
            <w:bCs/>
          </w:rPr>
          <w:delText>用例名：修改反馈信息</w:delText>
        </w:r>
      </w:del>
    </w:p>
    <w:p w14:paraId="743C2B9F">
      <w:pPr>
        <w:spacing w:line="360" w:lineRule="auto"/>
        <w:ind w:firstLine="0"/>
        <w:jc w:val="center"/>
        <w:rPr>
          <w:del w:id="225" w:author="myRan" w:date="2025-10-29T10:19:20Z"/>
          <w:bCs/>
        </w:rPr>
        <w:pPrChange w:id="224" w:author="myRan" w:date="2025-10-29T10:19:23Z">
          <w:pPr>
            <w:spacing w:line="360" w:lineRule="auto"/>
            <w:ind w:firstLine="420"/>
          </w:pPr>
        </w:pPrChange>
      </w:pPr>
      <w:del w:id="226" w:author="myRan" w:date="2025-10-29T10:19:20Z">
        <w:r>
          <w:rPr>
            <w:rFonts w:hint="eastAsia"/>
            <w:bCs/>
          </w:rPr>
          <w:delText>描述：学生对自己添加的反馈信息进行修改。</w:delText>
        </w:r>
      </w:del>
    </w:p>
    <w:p w14:paraId="12578657">
      <w:pPr>
        <w:spacing w:line="360" w:lineRule="auto"/>
        <w:ind w:firstLine="0"/>
        <w:jc w:val="center"/>
        <w:rPr>
          <w:del w:id="228" w:author="myRan" w:date="2025-10-29T10:19:20Z"/>
          <w:bCs/>
        </w:rPr>
        <w:pPrChange w:id="227" w:author="myRan" w:date="2025-10-29T10:19:23Z">
          <w:pPr>
            <w:spacing w:line="360" w:lineRule="auto"/>
            <w:ind w:firstLine="420"/>
          </w:pPr>
        </w:pPrChange>
      </w:pPr>
      <w:del w:id="229" w:author="myRan" w:date="2025-10-29T10:19:20Z">
        <w:r>
          <w:rPr>
            <w:rFonts w:hint="eastAsia"/>
            <w:bCs/>
          </w:rPr>
          <w:delText>参与者：学生</w:delText>
        </w:r>
      </w:del>
    </w:p>
    <w:p w14:paraId="191DCF42">
      <w:pPr>
        <w:spacing w:line="360" w:lineRule="auto"/>
        <w:ind w:firstLine="0"/>
        <w:jc w:val="center"/>
        <w:rPr>
          <w:del w:id="231" w:author="myRan" w:date="2025-10-29T10:19:20Z"/>
          <w:bCs/>
        </w:rPr>
        <w:pPrChange w:id="230" w:author="myRan" w:date="2025-10-29T10:19:23Z">
          <w:pPr>
            <w:spacing w:line="360" w:lineRule="auto"/>
            <w:ind w:firstLine="420"/>
          </w:pPr>
        </w:pPrChange>
      </w:pPr>
      <w:del w:id="232" w:author="myRan" w:date="2025-10-29T10:19:20Z">
        <w:r>
          <w:rPr>
            <w:rFonts w:hint="eastAsia"/>
            <w:bCs/>
          </w:rPr>
          <w:delText>前置条件：学生</w:delText>
        </w:r>
      </w:del>
      <w:del w:id="233" w:author="myRan" w:date="2025-10-29T10:19:20Z">
        <w:r>
          <w:rPr>
            <w:bCs/>
          </w:rPr>
          <w:delText>已登录系统，且</w:delText>
        </w:r>
      </w:del>
      <w:del w:id="234" w:author="myRan" w:date="2025-10-29T10:19:20Z">
        <w:r>
          <w:rPr>
            <w:rFonts w:hint="eastAsia"/>
            <w:bCs/>
          </w:rPr>
          <w:delText>已有添加的反馈信息</w:delText>
        </w:r>
      </w:del>
      <w:del w:id="235" w:author="myRan" w:date="2025-10-29T10:19:20Z">
        <w:r>
          <w:rPr>
            <w:bCs/>
          </w:rPr>
          <w:delText>。</w:delText>
        </w:r>
      </w:del>
    </w:p>
    <w:p w14:paraId="5A5CFFDE">
      <w:pPr>
        <w:spacing w:line="360" w:lineRule="auto"/>
        <w:ind w:firstLine="0"/>
        <w:jc w:val="center"/>
        <w:rPr>
          <w:del w:id="237" w:author="myRan" w:date="2025-10-29T10:19:20Z"/>
          <w:bCs/>
        </w:rPr>
        <w:pPrChange w:id="236" w:author="myRan" w:date="2025-10-29T10:19:23Z">
          <w:pPr>
            <w:spacing w:line="360" w:lineRule="auto"/>
            <w:ind w:firstLine="420"/>
          </w:pPr>
        </w:pPrChange>
      </w:pPr>
      <w:del w:id="238" w:author="myRan" w:date="2025-10-29T10:19:20Z">
        <w:r>
          <w:rPr>
            <w:rFonts w:hint="eastAsia"/>
            <w:bCs/>
          </w:rPr>
          <w:delText>细节：</w:delText>
        </w:r>
      </w:del>
    </w:p>
    <w:p w14:paraId="032F90B1">
      <w:pPr>
        <w:spacing w:line="360" w:lineRule="auto"/>
        <w:ind w:firstLine="0"/>
        <w:jc w:val="center"/>
        <w:rPr>
          <w:del w:id="240" w:author="myRan" w:date="2025-10-29T10:19:20Z"/>
          <w:bCs/>
        </w:rPr>
        <w:pPrChange w:id="239" w:author="myRan" w:date="2025-10-29T10:19:23Z">
          <w:pPr>
            <w:spacing w:line="360" w:lineRule="auto"/>
            <w:ind w:firstLine="420"/>
          </w:pPr>
        </w:pPrChange>
      </w:pPr>
      <w:del w:id="241" w:author="myRan" w:date="2025-10-29T10:19:20Z">
        <w:r>
          <w:rPr>
            <w:rFonts w:hint="eastAsia"/>
            <w:bCs/>
          </w:rPr>
          <w:drawing>
            <wp:inline distT="0" distB="0" distL="114300" distR="114300">
              <wp:extent cx="5271135" cy="5812790"/>
              <wp:effectExtent l="0" t="0" r="12065" b="3810"/>
              <wp:docPr id="35" name="图片 35" descr="屏幕截图 2025-10-24 15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5-10-24 152450"/>
                      <pic:cNvPicPr>
                        <a:picLocks noChangeAspect="1"/>
                      </pic:cNvPicPr>
                    </pic:nvPicPr>
                    <pic:blipFill>
                      <a:blip r:embed="rId35"/>
                      <a:stretch>
                        <a:fillRect/>
                      </a:stretch>
                    </pic:blipFill>
                    <pic:spPr>
                      <a:xfrm>
                        <a:off x="0" y="0"/>
                        <a:ext cx="5271135" cy="5812790"/>
                      </a:xfrm>
                      <a:prstGeom prst="rect">
                        <a:avLst/>
                      </a:prstGeom>
                    </pic:spPr>
                  </pic:pic>
                </a:graphicData>
              </a:graphic>
            </wp:inline>
          </w:drawing>
        </w:r>
      </w:del>
    </w:p>
    <w:p w14:paraId="0D63FAB1">
      <w:pPr>
        <w:spacing w:line="360" w:lineRule="auto"/>
        <w:jc w:val="center"/>
        <w:rPr>
          <w:del w:id="243" w:author="myRan" w:date="2025-10-29T10:19:20Z"/>
          <w:bCs/>
        </w:rPr>
      </w:pPr>
      <w:del w:id="244" w:author="myRan" w:date="2025-10-29T10:19:20Z">
        <w:r>
          <w:rPr>
            <w:rFonts w:hint="eastAsia"/>
            <w:bCs/>
          </w:rPr>
          <w:delText>修改反馈信息活动图</w:delText>
        </w:r>
      </w:del>
    </w:p>
    <w:p w14:paraId="2CF8099B">
      <w:pPr>
        <w:spacing w:line="360" w:lineRule="auto"/>
        <w:ind w:firstLine="0"/>
        <w:jc w:val="center"/>
        <w:rPr>
          <w:del w:id="246" w:author="myRan" w:date="2025-10-29T10:19:20Z"/>
          <w:b/>
          <w:bCs/>
        </w:rPr>
        <w:pPrChange w:id="245" w:author="myRan" w:date="2025-10-29T10:19:23Z">
          <w:pPr>
            <w:spacing w:line="360" w:lineRule="auto"/>
            <w:ind w:firstLine="420"/>
          </w:pPr>
        </w:pPrChange>
      </w:pPr>
      <w:del w:id="247" w:author="myRan" w:date="2025-10-29T10:19:20Z">
        <w:r>
          <w:rPr>
            <w:rFonts w:hint="eastAsia"/>
            <w:b/>
            <w:bCs/>
          </w:rPr>
          <w:delText>28. 查看反馈信息</w:delText>
        </w:r>
      </w:del>
    </w:p>
    <w:p w14:paraId="5DF5524A">
      <w:pPr>
        <w:spacing w:line="360" w:lineRule="auto"/>
        <w:ind w:firstLine="0"/>
        <w:jc w:val="center"/>
        <w:rPr>
          <w:del w:id="249" w:author="myRan" w:date="2025-10-29T10:19:20Z"/>
          <w:bCs/>
        </w:rPr>
        <w:pPrChange w:id="248" w:author="myRan" w:date="2025-10-29T10:19:23Z">
          <w:pPr>
            <w:spacing w:line="360" w:lineRule="auto"/>
            <w:ind w:firstLine="420"/>
          </w:pPr>
        </w:pPrChange>
      </w:pPr>
      <w:del w:id="250" w:author="myRan" w:date="2025-10-29T10:19:20Z">
        <w:r>
          <w:rPr>
            <w:rFonts w:hint="eastAsia"/>
            <w:bCs/>
          </w:rPr>
          <w:delText>用例名：查看反馈信息</w:delText>
        </w:r>
      </w:del>
    </w:p>
    <w:p w14:paraId="41154766">
      <w:pPr>
        <w:spacing w:line="360" w:lineRule="auto"/>
        <w:ind w:firstLine="0"/>
        <w:jc w:val="center"/>
        <w:rPr>
          <w:del w:id="252" w:author="myRan" w:date="2025-10-29T10:19:20Z"/>
          <w:bCs/>
        </w:rPr>
        <w:pPrChange w:id="251" w:author="myRan" w:date="2025-10-29T10:19:23Z">
          <w:pPr>
            <w:spacing w:line="360" w:lineRule="auto"/>
            <w:ind w:firstLine="420"/>
          </w:pPr>
        </w:pPrChange>
      </w:pPr>
      <w:del w:id="253" w:author="myRan" w:date="2025-10-29T10:19:20Z">
        <w:r>
          <w:rPr>
            <w:rFonts w:hint="eastAsia"/>
            <w:bCs/>
          </w:rPr>
          <w:delText>描述：学生查看自己的反馈信息，教师查看自己所教课程的反馈信息，教务员查看所有课程的反馈信息。</w:delText>
        </w:r>
      </w:del>
    </w:p>
    <w:p w14:paraId="1CB25C67">
      <w:pPr>
        <w:spacing w:line="360" w:lineRule="auto"/>
        <w:ind w:firstLine="0"/>
        <w:jc w:val="center"/>
        <w:rPr>
          <w:del w:id="255" w:author="myRan" w:date="2025-10-29T10:19:20Z"/>
          <w:bCs/>
        </w:rPr>
        <w:pPrChange w:id="254" w:author="myRan" w:date="2025-10-29T10:19:23Z">
          <w:pPr>
            <w:spacing w:line="360" w:lineRule="auto"/>
            <w:ind w:firstLine="420"/>
          </w:pPr>
        </w:pPrChange>
      </w:pPr>
      <w:del w:id="256" w:author="myRan" w:date="2025-10-29T10:19:20Z">
        <w:r>
          <w:rPr>
            <w:rFonts w:hint="eastAsia"/>
            <w:bCs/>
          </w:rPr>
          <w:delText>参与者：学生、教师和教务员</w:delText>
        </w:r>
      </w:del>
    </w:p>
    <w:p w14:paraId="320ED0A5">
      <w:pPr>
        <w:spacing w:line="360" w:lineRule="auto"/>
        <w:ind w:firstLine="0"/>
        <w:jc w:val="center"/>
        <w:rPr>
          <w:del w:id="258" w:author="myRan" w:date="2025-10-29T10:19:20Z"/>
          <w:bCs/>
        </w:rPr>
        <w:pPrChange w:id="257" w:author="myRan" w:date="2025-10-29T10:19:23Z">
          <w:pPr>
            <w:spacing w:line="360" w:lineRule="auto"/>
            <w:ind w:firstLine="420"/>
          </w:pPr>
        </w:pPrChange>
      </w:pPr>
      <w:del w:id="259" w:author="myRan" w:date="2025-10-29T10:19:20Z">
        <w:r>
          <w:rPr>
            <w:rFonts w:hint="eastAsia"/>
            <w:bCs/>
          </w:rPr>
          <w:delText>前置条件：参与者</w:delText>
        </w:r>
      </w:del>
      <w:del w:id="260" w:author="myRan" w:date="2025-10-29T10:19:20Z">
        <w:r>
          <w:rPr>
            <w:bCs/>
          </w:rPr>
          <w:delText>已登录系统，</w:delText>
        </w:r>
      </w:del>
      <w:del w:id="261" w:author="myRan" w:date="2025-10-29T10:19:20Z">
        <w:r>
          <w:rPr>
            <w:rFonts w:hint="eastAsia"/>
            <w:bCs/>
          </w:rPr>
          <w:delText>且已存在反馈信息</w:delText>
        </w:r>
      </w:del>
      <w:del w:id="262" w:author="myRan" w:date="2025-10-29T10:19:20Z">
        <w:r>
          <w:rPr>
            <w:bCs/>
          </w:rPr>
          <w:delText>。</w:delText>
        </w:r>
      </w:del>
    </w:p>
    <w:p w14:paraId="49DEA4F4">
      <w:pPr>
        <w:spacing w:line="360" w:lineRule="auto"/>
        <w:ind w:firstLine="0"/>
        <w:jc w:val="center"/>
        <w:rPr>
          <w:del w:id="264" w:author="myRan" w:date="2025-10-29T10:19:20Z"/>
          <w:bCs/>
        </w:rPr>
        <w:pPrChange w:id="263" w:author="myRan" w:date="2025-10-29T10:19:23Z">
          <w:pPr>
            <w:spacing w:line="360" w:lineRule="auto"/>
            <w:ind w:firstLine="420"/>
          </w:pPr>
        </w:pPrChange>
      </w:pPr>
      <w:del w:id="265" w:author="myRan" w:date="2025-10-29T10:19:20Z">
        <w:r>
          <w:rPr>
            <w:rFonts w:hint="eastAsia"/>
            <w:bCs/>
          </w:rPr>
          <w:delText>细节：</w:delText>
        </w:r>
      </w:del>
    </w:p>
    <w:p w14:paraId="6149F6CE">
      <w:pPr>
        <w:spacing w:line="360" w:lineRule="auto"/>
        <w:jc w:val="center"/>
        <w:rPr>
          <w:del w:id="266" w:author="myRan" w:date="2025-10-29T10:19:20Z"/>
          <w:bCs/>
        </w:rPr>
      </w:pPr>
      <w:del w:id="267" w:author="myRan" w:date="2025-10-29T10:19:20Z">
        <w:r>
          <w:rPr>
            <w:rFonts w:hint="eastAsia"/>
            <w:bCs/>
          </w:rPr>
          <w:delText>查看反馈信息</w:delText>
        </w:r>
      </w:del>
      <w:del w:id="268" w:author="myRan" w:date="2025-10-29T10:19:20Z">
        <w:r>
          <w:rPr>
            <w:rFonts w:hint="eastAsia"/>
            <w:bCs/>
          </w:rPr>
          <w:drawing>
            <wp:inline distT="0" distB="0" distL="114300" distR="114300">
              <wp:extent cx="4632325" cy="5203190"/>
              <wp:effectExtent l="0" t="0" r="3175" b="3810"/>
              <wp:docPr id="36" name="图片 36" descr="屏幕截图 2025-10-24 15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10-24 152807"/>
                      <pic:cNvPicPr>
                        <a:picLocks noChangeAspect="1"/>
                      </pic:cNvPicPr>
                    </pic:nvPicPr>
                    <pic:blipFill>
                      <a:blip r:embed="rId36"/>
                      <a:stretch>
                        <a:fillRect/>
                      </a:stretch>
                    </pic:blipFill>
                    <pic:spPr>
                      <a:xfrm>
                        <a:off x="0" y="0"/>
                        <a:ext cx="4632325" cy="5203190"/>
                      </a:xfrm>
                      <a:prstGeom prst="rect">
                        <a:avLst/>
                      </a:prstGeom>
                    </pic:spPr>
                  </pic:pic>
                </a:graphicData>
              </a:graphic>
            </wp:inline>
          </w:drawing>
        </w:r>
      </w:del>
      <w:del w:id="270" w:author="myRan" w:date="2025-10-29T10:19:20Z">
        <w:r>
          <w:rPr>
            <w:rFonts w:hint="eastAsia"/>
            <w:bCs/>
          </w:rPr>
          <w:delText>活动图</w:delText>
        </w:r>
      </w:del>
    </w:p>
    <w:p w14:paraId="1EADB8FF">
      <w:pPr>
        <w:spacing w:line="360" w:lineRule="auto"/>
        <w:ind w:firstLine="0"/>
        <w:jc w:val="center"/>
        <w:rPr>
          <w:del w:id="272" w:author="myRan" w:date="2025-10-29T10:19:20Z"/>
          <w:b/>
          <w:bCs/>
        </w:rPr>
        <w:pPrChange w:id="271" w:author="myRan" w:date="2025-10-29T10:19:23Z">
          <w:pPr>
            <w:spacing w:line="360" w:lineRule="auto"/>
            <w:ind w:firstLine="420"/>
          </w:pPr>
        </w:pPrChange>
      </w:pPr>
      <w:del w:id="273" w:author="myRan" w:date="2025-10-29T10:19:20Z">
        <w:r>
          <w:rPr>
            <w:rFonts w:hint="eastAsia"/>
            <w:b/>
            <w:bCs/>
          </w:rPr>
          <w:delText>29. 删除反馈信息</w:delText>
        </w:r>
      </w:del>
    </w:p>
    <w:p w14:paraId="12414931">
      <w:pPr>
        <w:spacing w:line="360" w:lineRule="auto"/>
        <w:ind w:firstLine="0"/>
        <w:jc w:val="center"/>
        <w:rPr>
          <w:del w:id="275" w:author="myRan" w:date="2025-10-29T10:19:20Z"/>
          <w:bCs/>
        </w:rPr>
        <w:pPrChange w:id="274" w:author="myRan" w:date="2025-10-29T10:19:23Z">
          <w:pPr>
            <w:spacing w:line="360" w:lineRule="auto"/>
            <w:ind w:firstLine="420"/>
          </w:pPr>
        </w:pPrChange>
      </w:pPr>
      <w:del w:id="276" w:author="myRan" w:date="2025-10-29T10:19:20Z">
        <w:r>
          <w:rPr>
            <w:rFonts w:hint="eastAsia"/>
            <w:bCs/>
          </w:rPr>
          <w:delText>用例名：删除反馈信息</w:delText>
        </w:r>
      </w:del>
    </w:p>
    <w:p w14:paraId="43DDE7C4">
      <w:pPr>
        <w:spacing w:line="360" w:lineRule="auto"/>
        <w:ind w:firstLine="0"/>
        <w:jc w:val="center"/>
        <w:rPr>
          <w:del w:id="278" w:author="myRan" w:date="2025-10-29T10:19:20Z"/>
          <w:bCs/>
        </w:rPr>
        <w:pPrChange w:id="277" w:author="myRan" w:date="2025-10-29T10:19:23Z">
          <w:pPr>
            <w:spacing w:line="360" w:lineRule="auto"/>
            <w:ind w:firstLine="420"/>
          </w:pPr>
        </w:pPrChange>
      </w:pPr>
      <w:del w:id="279" w:author="myRan" w:date="2025-10-29T10:19:20Z">
        <w:r>
          <w:rPr>
            <w:rFonts w:hint="eastAsia"/>
            <w:bCs/>
          </w:rPr>
          <w:delText>描述：学生对已发布的反馈信息进行删除。</w:delText>
        </w:r>
      </w:del>
    </w:p>
    <w:p w14:paraId="1E7F3EC1">
      <w:pPr>
        <w:spacing w:line="360" w:lineRule="auto"/>
        <w:ind w:firstLine="0"/>
        <w:jc w:val="center"/>
        <w:rPr>
          <w:del w:id="281" w:author="myRan" w:date="2025-10-29T10:19:20Z"/>
          <w:bCs/>
        </w:rPr>
        <w:pPrChange w:id="280" w:author="myRan" w:date="2025-10-29T10:19:23Z">
          <w:pPr>
            <w:spacing w:line="360" w:lineRule="auto"/>
            <w:ind w:firstLine="420"/>
          </w:pPr>
        </w:pPrChange>
      </w:pPr>
      <w:del w:id="282" w:author="myRan" w:date="2025-10-29T10:19:20Z">
        <w:r>
          <w:rPr>
            <w:rFonts w:hint="eastAsia"/>
            <w:bCs/>
          </w:rPr>
          <w:delText>参与者：学生</w:delText>
        </w:r>
      </w:del>
    </w:p>
    <w:p w14:paraId="03F42A1B">
      <w:pPr>
        <w:spacing w:line="360" w:lineRule="auto"/>
        <w:ind w:firstLine="0"/>
        <w:jc w:val="center"/>
        <w:rPr>
          <w:del w:id="284" w:author="myRan" w:date="2025-10-29T10:19:20Z"/>
          <w:bCs/>
        </w:rPr>
        <w:pPrChange w:id="283" w:author="myRan" w:date="2025-10-29T10:19:23Z">
          <w:pPr>
            <w:spacing w:line="360" w:lineRule="auto"/>
            <w:ind w:firstLine="420"/>
          </w:pPr>
        </w:pPrChange>
      </w:pPr>
      <w:del w:id="285" w:author="myRan" w:date="2025-10-29T10:19:20Z">
        <w:r>
          <w:rPr>
            <w:rFonts w:hint="eastAsia"/>
            <w:bCs/>
          </w:rPr>
          <w:delText>前置条件：学生</w:delText>
        </w:r>
      </w:del>
      <w:del w:id="286" w:author="myRan" w:date="2025-10-29T10:19:20Z">
        <w:r>
          <w:rPr>
            <w:bCs/>
          </w:rPr>
          <w:delText>已登录系统，且</w:delText>
        </w:r>
      </w:del>
      <w:del w:id="287" w:author="myRan" w:date="2025-10-29T10:19:20Z">
        <w:r>
          <w:rPr>
            <w:rFonts w:hint="eastAsia"/>
            <w:bCs/>
          </w:rPr>
          <w:delText>已有反馈信息</w:delText>
        </w:r>
      </w:del>
      <w:del w:id="288" w:author="myRan" w:date="2025-10-29T10:19:20Z">
        <w:r>
          <w:rPr>
            <w:bCs/>
          </w:rPr>
          <w:delText>。</w:delText>
        </w:r>
      </w:del>
    </w:p>
    <w:p w14:paraId="00902E0C">
      <w:pPr>
        <w:spacing w:line="360" w:lineRule="auto"/>
        <w:ind w:firstLine="0"/>
        <w:jc w:val="center"/>
        <w:rPr>
          <w:del w:id="290" w:author="myRan" w:date="2025-10-29T10:19:20Z"/>
          <w:bCs/>
        </w:rPr>
        <w:pPrChange w:id="289" w:author="myRan" w:date="2025-10-29T10:19:23Z">
          <w:pPr>
            <w:spacing w:line="360" w:lineRule="auto"/>
            <w:ind w:firstLine="420"/>
          </w:pPr>
        </w:pPrChange>
      </w:pPr>
      <w:del w:id="291" w:author="myRan" w:date="2025-10-29T10:19:20Z">
        <w:r>
          <w:rPr>
            <w:rFonts w:hint="eastAsia"/>
            <w:bCs/>
          </w:rPr>
          <w:delText>细节：</w:delText>
        </w:r>
      </w:del>
    </w:p>
    <w:p w14:paraId="0CD883C8">
      <w:pPr>
        <w:spacing w:line="360" w:lineRule="auto"/>
        <w:ind w:firstLine="0"/>
        <w:jc w:val="center"/>
        <w:rPr>
          <w:del w:id="293" w:author="myRan" w:date="2025-10-29T10:19:20Z"/>
          <w:bCs/>
        </w:rPr>
        <w:pPrChange w:id="292" w:author="myRan" w:date="2025-10-29T10:19:23Z">
          <w:pPr>
            <w:spacing w:line="360" w:lineRule="auto"/>
            <w:ind w:firstLine="420"/>
          </w:pPr>
        </w:pPrChange>
      </w:pPr>
      <w:del w:id="294" w:author="myRan" w:date="2025-10-29T10:19:20Z">
        <w:r>
          <w:rPr>
            <w:rFonts w:hint="eastAsia"/>
            <w:bCs/>
          </w:rPr>
          <w:drawing>
            <wp:inline distT="0" distB="0" distL="114300" distR="114300">
              <wp:extent cx="5271135" cy="5345430"/>
              <wp:effectExtent l="0" t="0" r="12065" b="1270"/>
              <wp:docPr id="37" name="图片 37" descr="屏幕截图 2025-10-24 15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5-10-24 153009"/>
                      <pic:cNvPicPr>
                        <a:picLocks noChangeAspect="1"/>
                      </pic:cNvPicPr>
                    </pic:nvPicPr>
                    <pic:blipFill>
                      <a:blip r:embed="rId37"/>
                      <a:stretch>
                        <a:fillRect/>
                      </a:stretch>
                    </pic:blipFill>
                    <pic:spPr>
                      <a:xfrm>
                        <a:off x="0" y="0"/>
                        <a:ext cx="5271135" cy="5345430"/>
                      </a:xfrm>
                      <a:prstGeom prst="rect">
                        <a:avLst/>
                      </a:prstGeom>
                    </pic:spPr>
                  </pic:pic>
                </a:graphicData>
              </a:graphic>
            </wp:inline>
          </w:drawing>
        </w:r>
      </w:del>
    </w:p>
    <w:p w14:paraId="0B0B7DA5">
      <w:pPr>
        <w:spacing w:line="360" w:lineRule="auto"/>
        <w:jc w:val="center"/>
        <w:rPr>
          <w:del w:id="296" w:author="myRan" w:date="2025-10-29T10:19:20Z"/>
          <w:bCs/>
        </w:rPr>
      </w:pPr>
      <w:del w:id="297" w:author="myRan" w:date="2025-10-29T10:19:20Z">
        <w:r>
          <w:rPr>
            <w:rFonts w:hint="eastAsia"/>
            <w:bCs/>
          </w:rPr>
          <w:delText>删除反馈信息活动图</w:delText>
        </w:r>
      </w:del>
    </w:p>
    <w:p w14:paraId="7893A703">
      <w:pPr>
        <w:spacing w:line="360" w:lineRule="auto"/>
        <w:jc w:val="center"/>
        <w:rPr>
          <w:bCs/>
        </w:rPr>
        <w:pPrChange w:id="298" w:author="myRan" w:date="2025-10-29T10:19:23Z">
          <w:pPr>
            <w:spacing w:line="360" w:lineRule="auto"/>
          </w:pPr>
        </w:pPrChange>
      </w:pPr>
    </w:p>
    <w:p w14:paraId="722B81C7">
      <w:pPr>
        <w:pStyle w:val="3"/>
        <w:spacing w:line="360" w:lineRule="auto"/>
        <w:rPr>
          <w:rFonts w:ascii="Times New Roman" w:hAnsi="Times New Roman" w:eastAsia="宋体"/>
        </w:rPr>
      </w:pPr>
      <w:r>
        <w:rPr>
          <w:rFonts w:hint="eastAsia" w:ascii="Times New Roman" w:hAnsi="Times New Roman" w:eastAsia="宋体"/>
        </w:rPr>
        <w:t>3.2对性能的规定</w:t>
      </w:r>
      <w:bookmarkEnd w:id="31"/>
      <w:bookmarkEnd w:id="32"/>
    </w:p>
    <w:p w14:paraId="0A1EB2A5">
      <w:pPr>
        <w:pStyle w:val="4"/>
        <w:spacing w:line="360" w:lineRule="auto"/>
      </w:pPr>
      <w:bookmarkStart w:id="34" w:name="_Toc179916025"/>
      <w:bookmarkStart w:id="35" w:name="_Toc430813093"/>
      <w:r>
        <w:rPr>
          <w:rFonts w:hint="eastAsia"/>
        </w:rPr>
        <w:t>3.2.1精度</w:t>
      </w:r>
      <w:bookmarkEnd w:id="34"/>
      <w:bookmarkEnd w:id="35"/>
    </w:p>
    <w:p w14:paraId="56B82773">
      <w:pPr>
        <w:spacing w:line="360" w:lineRule="auto"/>
        <w:ind w:firstLine="420"/>
        <w:rPr>
          <w:rFonts w:hint="eastAsia" w:ascii="宋体" w:hAnsi="宋体"/>
        </w:rPr>
      </w:pPr>
      <w:bookmarkStart w:id="36" w:name="_Toc179916026"/>
      <w:bookmarkStart w:id="37" w:name="_Toc430813094"/>
      <w:r>
        <w:rPr>
          <w:rFonts w:hint="eastAsia" w:ascii="宋体" w:hAnsi="宋体"/>
        </w:rPr>
        <w:t>用户信息、课程信息、作业信息、问题、回答、反馈都需要按照符合条件的输入进行保存，否则提示重新输入。</w:t>
      </w:r>
    </w:p>
    <w:p w14:paraId="71CE59DD">
      <w:pPr>
        <w:pStyle w:val="4"/>
        <w:spacing w:line="360" w:lineRule="auto"/>
      </w:pPr>
      <w:r>
        <w:rPr>
          <w:rFonts w:hint="eastAsia"/>
        </w:rPr>
        <w:t>3.2.2时间特性要求</w:t>
      </w:r>
      <w:bookmarkEnd w:id="36"/>
      <w:bookmarkEnd w:id="37"/>
    </w:p>
    <w:p w14:paraId="145A737E">
      <w:pPr>
        <w:numPr>
          <w:ilvl w:val="0"/>
          <w:numId w:val="10"/>
        </w:numPr>
        <w:spacing w:line="360" w:lineRule="auto"/>
        <w:rPr>
          <w:rFonts w:hint="eastAsia" w:ascii="宋体" w:hAnsi="宋体"/>
        </w:rPr>
      </w:pPr>
      <w:bookmarkStart w:id="38" w:name="_Toc179916027"/>
      <w:bookmarkStart w:id="39" w:name="_Toc430813095"/>
      <w:r>
        <w:rPr>
          <w:rFonts w:hint="eastAsia" w:ascii="宋体" w:hAnsi="宋体"/>
        </w:rPr>
        <w:t>服务器响应时间：小于1.5秒；</w:t>
      </w:r>
    </w:p>
    <w:p w14:paraId="6D0D5428">
      <w:pPr>
        <w:numPr>
          <w:ilvl w:val="0"/>
          <w:numId w:val="10"/>
        </w:numPr>
        <w:spacing w:line="360" w:lineRule="auto"/>
        <w:rPr>
          <w:rFonts w:hint="eastAsia" w:ascii="宋体" w:hAnsi="宋体"/>
        </w:rPr>
      </w:pPr>
      <w:r>
        <w:rPr>
          <w:rFonts w:hint="eastAsia" w:ascii="宋体" w:hAnsi="宋体"/>
        </w:rPr>
        <w:t>注册信息验证发送时间：小于2秒；</w:t>
      </w:r>
    </w:p>
    <w:p w14:paraId="336262E4">
      <w:pPr>
        <w:numPr>
          <w:ilvl w:val="0"/>
          <w:numId w:val="10"/>
        </w:numPr>
        <w:spacing w:line="360" w:lineRule="auto"/>
        <w:rPr>
          <w:rFonts w:hint="eastAsia" w:ascii="宋体" w:hAnsi="宋体"/>
        </w:rPr>
      </w:pPr>
      <w:r>
        <w:rPr>
          <w:rFonts w:hint="eastAsia" w:ascii="宋体" w:hAnsi="宋体"/>
        </w:rPr>
        <w:t>账户登陆响应时间：小于1秒；</w:t>
      </w:r>
    </w:p>
    <w:p w14:paraId="60788F15">
      <w:pPr>
        <w:numPr>
          <w:ilvl w:val="0"/>
          <w:numId w:val="10"/>
        </w:numPr>
        <w:spacing w:line="360" w:lineRule="auto"/>
        <w:rPr>
          <w:rFonts w:hint="eastAsia" w:ascii="宋体" w:hAnsi="宋体"/>
        </w:rPr>
      </w:pPr>
      <w:r>
        <w:rPr>
          <w:rFonts w:hint="eastAsia" w:ascii="宋体" w:hAnsi="宋体"/>
        </w:rPr>
        <w:t>添加课程信息处理时间：小于1秒；</w:t>
      </w:r>
    </w:p>
    <w:p w14:paraId="0C15F2B2">
      <w:pPr>
        <w:numPr>
          <w:ilvl w:val="0"/>
          <w:numId w:val="10"/>
        </w:numPr>
        <w:spacing w:line="360" w:lineRule="auto"/>
        <w:rPr>
          <w:rFonts w:hint="eastAsia" w:ascii="宋体" w:hAnsi="宋体"/>
        </w:rPr>
      </w:pPr>
      <w:r>
        <w:rPr>
          <w:rFonts w:hint="eastAsia" w:ascii="宋体" w:hAnsi="宋体"/>
        </w:rPr>
        <w:t>修改课程信息处理时间：小于1秒；</w:t>
      </w:r>
    </w:p>
    <w:p w14:paraId="410C56E1">
      <w:pPr>
        <w:numPr>
          <w:ilvl w:val="0"/>
          <w:numId w:val="10"/>
        </w:numPr>
        <w:spacing w:line="360" w:lineRule="auto"/>
        <w:rPr>
          <w:rFonts w:hint="eastAsia" w:ascii="宋体" w:hAnsi="宋体"/>
        </w:rPr>
      </w:pPr>
      <w:r>
        <w:rPr>
          <w:rFonts w:hint="eastAsia" w:ascii="宋体" w:hAnsi="宋体"/>
        </w:rPr>
        <w:t>查看课程信息处理时间：小于1秒；</w:t>
      </w:r>
    </w:p>
    <w:p w14:paraId="116DC2C5">
      <w:pPr>
        <w:numPr>
          <w:ilvl w:val="0"/>
          <w:numId w:val="10"/>
        </w:numPr>
        <w:spacing w:line="360" w:lineRule="auto"/>
        <w:rPr>
          <w:rFonts w:hint="eastAsia" w:ascii="宋体" w:hAnsi="宋体"/>
        </w:rPr>
      </w:pPr>
      <w:r>
        <w:rPr>
          <w:rFonts w:hint="eastAsia" w:ascii="宋体" w:hAnsi="宋体"/>
        </w:rPr>
        <w:t>删除课程信息处理时间：小于1秒；</w:t>
      </w:r>
    </w:p>
    <w:p w14:paraId="3AD5A88E">
      <w:pPr>
        <w:numPr>
          <w:ilvl w:val="0"/>
          <w:numId w:val="10"/>
        </w:numPr>
        <w:spacing w:line="360" w:lineRule="auto"/>
        <w:rPr>
          <w:rFonts w:hint="eastAsia" w:ascii="宋体" w:hAnsi="宋体"/>
        </w:rPr>
      </w:pPr>
      <w:r>
        <w:rPr>
          <w:rFonts w:hint="eastAsia" w:ascii="宋体" w:hAnsi="宋体"/>
        </w:rPr>
        <w:t>发布作业信息处理时间：小于1秒；</w:t>
      </w:r>
    </w:p>
    <w:p w14:paraId="31B010C6">
      <w:pPr>
        <w:numPr>
          <w:ilvl w:val="0"/>
          <w:numId w:val="10"/>
        </w:numPr>
        <w:spacing w:line="360" w:lineRule="auto"/>
        <w:rPr>
          <w:rFonts w:hint="eastAsia" w:ascii="宋体" w:hAnsi="宋体"/>
        </w:rPr>
      </w:pPr>
      <w:r>
        <w:rPr>
          <w:rFonts w:hint="eastAsia" w:ascii="宋体" w:hAnsi="宋体"/>
        </w:rPr>
        <w:t>修改作业信息处理时间：小于1秒；</w:t>
      </w:r>
    </w:p>
    <w:p w14:paraId="4A8056D1">
      <w:pPr>
        <w:numPr>
          <w:ilvl w:val="0"/>
          <w:numId w:val="10"/>
        </w:numPr>
        <w:spacing w:line="360" w:lineRule="auto"/>
        <w:rPr>
          <w:rFonts w:hint="eastAsia" w:ascii="宋体" w:hAnsi="宋体"/>
        </w:rPr>
      </w:pPr>
      <w:r>
        <w:rPr>
          <w:rFonts w:hint="eastAsia" w:ascii="宋体" w:hAnsi="宋体"/>
        </w:rPr>
        <w:t>删除作业信息处理时间：小于2秒；</w:t>
      </w:r>
    </w:p>
    <w:p w14:paraId="388F766E">
      <w:pPr>
        <w:numPr>
          <w:ilvl w:val="0"/>
          <w:numId w:val="10"/>
        </w:numPr>
        <w:spacing w:line="360" w:lineRule="auto"/>
        <w:rPr>
          <w:rFonts w:hint="eastAsia" w:ascii="宋体" w:hAnsi="宋体"/>
        </w:rPr>
      </w:pPr>
      <w:r>
        <w:rPr>
          <w:rFonts w:hint="eastAsia" w:ascii="宋体" w:hAnsi="宋体"/>
        </w:rPr>
        <w:t>查询作业信息处理时间：小于1秒；</w:t>
      </w:r>
    </w:p>
    <w:p w14:paraId="72BF2004">
      <w:pPr>
        <w:numPr>
          <w:ilvl w:val="0"/>
          <w:numId w:val="10"/>
        </w:numPr>
        <w:spacing w:line="360" w:lineRule="auto"/>
        <w:rPr>
          <w:rFonts w:hint="eastAsia" w:ascii="宋体" w:hAnsi="宋体"/>
        </w:rPr>
      </w:pPr>
      <w:r>
        <w:rPr>
          <w:rFonts w:hint="eastAsia" w:ascii="宋体" w:hAnsi="宋体"/>
        </w:rPr>
        <w:t>提交答案处理时间：小于一秒；</w:t>
      </w:r>
    </w:p>
    <w:p w14:paraId="293C334A">
      <w:pPr>
        <w:numPr>
          <w:ilvl w:val="0"/>
          <w:numId w:val="10"/>
        </w:numPr>
        <w:spacing w:line="360" w:lineRule="auto"/>
        <w:rPr>
          <w:rFonts w:hint="eastAsia" w:ascii="宋体" w:hAnsi="宋体"/>
        </w:rPr>
      </w:pPr>
      <w:r>
        <w:rPr>
          <w:rFonts w:hint="eastAsia" w:ascii="宋体" w:hAnsi="宋体"/>
        </w:rPr>
        <w:t>修改答案处理时间：小于1秒；</w:t>
      </w:r>
    </w:p>
    <w:p w14:paraId="05885ED9">
      <w:pPr>
        <w:numPr>
          <w:ilvl w:val="0"/>
          <w:numId w:val="10"/>
        </w:numPr>
        <w:spacing w:line="360" w:lineRule="auto"/>
        <w:rPr>
          <w:rFonts w:hint="eastAsia" w:ascii="宋体" w:hAnsi="宋体"/>
        </w:rPr>
      </w:pPr>
      <w:r>
        <w:rPr>
          <w:rFonts w:hint="eastAsia" w:ascii="宋体" w:hAnsi="宋体"/>
        </w:rPr>
        <w:t>批改答案处理时间：小于1秒；</w:t>
      </w:r>
    </w:p>
    <w:p w14:paraId="5BAB70D0">
      <w:pPr>
        <w:numPr>
          <w:ilvl w:val="0"/>
          <w:numId w:val="10"/>
        </w:numPr>
        <w:spacing w:line="360" w:lineRule="auto"/>
        <w:rPr>
          <w:rFonts w:hint="eastAsia" w:ascii="宋体" w:hAnsi="宋体"/>
        </w:rPr>
      </w:pPr>
      <w:r>
        <w:rPr>
          <w:rFonts w:hint="eastAsia" w:ascii="宋体" w:hAnsi="宋体"/>
        </w:rPr>
        <w:t>查询答案处理时间：小于1秒；</w:t>
      </w:r>
    </w:p>
    <w:p w14:paraId="5B13CE6D">
      <w:pPr>
        <w:numPr>
          <w:ilvl w:val="0"/>
          <w:numId w:val="10"/>
        </w:numPr>
        <w:spacing w:line="360" w:lineRule="auto"/>
        <w:rPr>
          <w:rFonts w:hint="eastAsia" w:ascii="宋体" w:hAnsi="宋体"/>
        </w:rPr>
      </w:pPr>
      <w:r>
        <w:rPr>
          <w:rFonts w:hint="eastAsia" w:ascii="宋体" w:hAnsi="宋体"/>
        </w:rPr>
        <w:t>发布问题处理时间：小于1秒；</w:t>
      </w:r>
    </w:p>
    <w:p w14:paraId="21E316E6">
      <w:pPr>
        <w:numPr>
          <w:ilvl w:val="0"/>
          <w:numId w:val="10"/>
        </w:numPr>
        <w:spacing w:line="360" w:lineRule="auto"/>
        <w:rPr>
          <w:rFonts w:hint="eastAsia" w:ascii="宋体" w:hAnsi="宋体"/>
        </w:rPr>
      </w:pPr>
      <w:r>
        <w:rPr>
          <w:rFonts w:hint="eastAsia" w:ascii="宋体" w:hAnsi="宋体"/>
        </w:rPr>
        <w:t>查看问题处理时间：小于1秒；</w:t>
      </w:r>
    </w:p>
    <w:p w14:paraId="1FF22D3B">
      <w:pPr>
        <w:numPr>
          <w:ilvl w:val="0"/>
          <w:numId w:val="10"/>
        </w:numPr>
        <w:spacing w:line="360" w:lineRule="auto"/>
        <w:rPr>
          <w:rFonts w:hint="eastAsia" w:ascii="宋体" w:hAnsi="宋体"/>
        </w:rPr>
      </w:pPr>
      <w:r>
        <w:rPr>
          <w:rFonts w:hint="eastAsia" w:ascii="宋体" w:hAnsi="宋体"/>
        </w:rPr>
        <w:t>修改问题处理时间：小于1秒；</w:t>
      </w:r>
    </w:p>
    <w:p w14:paraId="28BDE256">
      <w:pPr>
        <w:numPr>
          <w:ilvl w:val="0"/>
          <w:numId w:val="10"/>
        </w:numPr>
        <w:spacing w:line="360" w:lineRule="auto"/>
        <w:rPr>
          <w:rFonts w:hint="eastAsia" w:ascii="宋体" w:hAnsi="宋体"/>
        </w:rPr>
      </w:pPr>
      <w:r>
        <w:rPr>
          <w:rFonts w:hint="eastAsia" w:ascii="宋体" w:hAnsi="宋体"/>
        </w:rPr>
        <w:t>删除问题处理时间：小于1秒；</w:t>
      </w:r>
    </w:p>
    <w:p w14:paraId="17A0D609">
      <w:pPr>
        <w:numPr>
          <w:ilvl w:val="0"/>
          <w:numId w:val="10"/>
        </w:numPr>
        <w:spacing w:line="360" w:lineRule="auto"/>
        <w:rPr>
          <w:rFonts w:hint="eastAsia" w:ascii="宋体" w:hAnsi="宋体"/>
        </w:rPr>
      </w:pPr>
      <w:r>
        <w:rPr>
          <w:rFonts w:hint="eastAsia" w:ascii="宋体" w:hAnsi="宋体"/>
        </w:rPr>
        <w:t>增加回答处理时间：小于1秒；</w:t>
      </w:r>
    </w:p>
    <w:p w14:paraId="103FD41D">
      <w:pPr>
        <w:numPr>
          <w:ilvl w:val="0"/>
          <w:numId w:val="10"/>
        </w:numPr>
        <w:spacing w:line="360" w:lineRule="auto"/>
        <w:rPr>
          <w:rFonts w:hint="eastAsia" w:ascii="宋体" w:hAnsi="宋体"/>
        </w:rPr>
      </w:pPr>
      <w:r>
        <w:rPr>
          <w:rFonts w:hint="eastAsia" w:ascii="宋体" w:hAnsi="宋体"/>
        </w:rPr>
        <w:t>查看回答处理时间：小于1秒；</w:t>
      </w:r>
    </w:p>
    <w:p w14:paraId="7BB922E4">
      <w:pPr>
        <w:numPr>
          <w:ilvl w:val="0"/>
          <w:numId w:val="10"/>
        </w:numPr>
        <w:spacing w:line="360" w:lineRule="auto"/>
        <w:rPr>
          <w:rFonts w:hint="eastAsia" w:ascii="宋体" w:hAnsi="宋体"/>
        </w:rPr>
      </w:pPr>
      <w:r>
        <w:rPr>
          <w:rFonts w:hint="eastAsia" w:ascii="宋体" w:hAnsi="宋体"/>
        </w:rPr>
        <w:t>修改回答处理时间：小于1秒；</w:t>
      </w:r>
    </w:p>
    <w:p w14:paraId="087C742D">
      <w:pPr>
        <w:numPr>
          <w:ilvl w:val="0"/>
          <w:numId w:val="10"/>
        </w:numPr>
        <w:spacing w:line="360" w:lineRule="auto"/>
        <w:rPr>
          <w:del w:id="299" w:author="myRan" w:date="2025-10-29T10:19:01Z"/>
          <w:rFonts w:hint="eastAsia" w:ascii="宋体" w:hAnsi="宋体"/>
        </w:rPr>
      </w:pPr>
      <w:r>
        <w:rPr>
          <w:rFonts w:hint="eastAsia" w:ascii="宋体" w:hAnsi="宋体"/>
        </w:rPr>
        <w:t>删除回答处理时间：小于1秒；</w:t>
      </w:r>
    </w:p>
    <w:p w14:paraId="298192D4">
      <w:pPr>
        <w:numPr>
          <w:ilvl w:val="0"/>
          <w:numId w:val="10"/>
        </w:numPr>
        <w:spacing w:line="360" w:lineRule="auto"/>
        <w:ind w:left="0" w:firstLine="0"/>
        <w:rPr>
          <w:del w:id="301" w:author="myRan" w:date="2025-10-29T10:18:56Z"/>
          <w:rFonts w:hint="eastAsia" w:ascii="宋体" w:hAnsi="宋体"/>
        </w:rPr>
        <w:pPrChange w:id="300" w:author="myRan" w:date="2025-10-29T10:19:01Z">
          <w:pPr>
            <w:numPr>
              <w:ilvl w:val="0"/>
              <w:numId w:val="10"/>
            </w:numPr>
            <w:spacing w:line="360" w:lineRule="auto"/>
          </w:pPr>
        </w:pPrChange>
      </w:pPr>
      <w:del w:id="302" w:author="myRan" w:date="2025-10-29T10:18:56Z">
        <w:r>
          <w:rPr>
            <w:rFonts w:hint="eastAsia" w:ascii="宋体" w:hAnsi="宋体"/>
          </w:rPr>
          <w:delText>增加反馈信息处理时间：小于1秒；</w:delText>
        </w:r>
      </w:del>
    </w:p>
    <w:p w14:paraId="06BEE2AB">
      <w:pPr>
        <w:numPr>
          <w:ilvl w:val="0"/>
          <w:numId w:val="10"/>
        </w:numPr>
        <w:spacing w:line="360" w:lineRule="auto"/>
        <w:rPr>
          <w:del w:id="303" w:author="myRan" w:date="2025-10-29T10:18:56Z"/>
          <w:rFonts w:hint="eastAsia" w:ascii="宋体" w:hAnsi="宋体"/>
        </w:rPr>
      </w:pPr>
      <w:del w:id="304" w:author="myRan" w:date="2025-10-29T10:18:56Z">
        <w:r>
          <w:rPr>
            <w:rFonts w:hint="eastAsia" w:ascii="宋体" w:hAnsi="宋体"/>
          </w:rPr>
          <w:delText>修改反馈信息处理时间：小于1秒；</w:delText>
        </w:r>
      </w:del>
    </w:p>
    <w:p w14:paraId="2FF289AC">
      <w:pPr>
        <w:numPr>
          <w:ilvl w:val="0"/>
          <w:numId w:val="10"/>
        </w:numPr>
        <w:spacing w:line="360" w:lineRule="auto"/>
        <w:rPr>
          <w:del w:id="305" w:author="myRan" w:date="2025-10-29T10:18:56Z"/>
          <w:rFonts w:hint="eastAsia" w:ascii="宋体" w:hAnsi="宋体"/>
        </w:rPr>
      </w:pPr>
      <w:del w:id="306" w:author="myRan" w:date="2025-10-29T10:18:56Z">
        <w:r>
          <w:rPr>
            <w:rFonts w:hint="eastAsia" w:ascii="宋体" w:hAnsi="宋体"/>
          </w:rPr>
          <w:delText>查看反馈信息处理时间：小于1秒；</w:delText>
        </w:r>
      </w:del>
    </w:p>
    <w:p w14:paraId="51F77062">
      <w:pPr>
        <w:numPr>
          <w:ilvl w:val="0"/>
          <w:numId w:val="10"/>
        </w:numPr>
        <w:spacing w:line="360" w:lineRule="auto"/>
        <w:rPr>
          <w:del w:id="307" w:author="myRan" w:date="2025-10-29T10:18:56Z"/>
          <w:rFonts w:hint="eastAsia" w:ascii="宋体" w:hAnsi="宋体"/>
        </w:rPr>
      </w:pPr>
      <w:del w:id="308" w:author="myRan" w:date="2025-10-29T10:18:56Z">
        <w:r>
          <w:rPr>
            <w:rFonts w:hint="eastAsia" w:ascii="宋体" w:hAnsi="宋体"/>
          </w:rPr>
          <w:delText>删除反馈信息处理时间：小于1秒；</w:delText>
        </w:r>
      </w:del>
    </w:p>
    <w:p w14:paraId="6A1B1219">
      <w:pPr>
        <w:numPr>
          <w:ilvl w:val="0"/>
          <w:numId w:val="10"/>
        </w:numPr>
        <w:spacing w:line="360" w:lineRule="auto"/>
        <w:rPr>
          <w:rFonts w:hint="eastAsia" w:ascii="宋体" w:hAnsi="宋体"/>
        </w:rPr>
        <w:pPrChange w:id="309" w:author="myRan" w:date="2025-10-29T10:19:01Z">
          <w:pPr/>
        </w:pPrChange>
      </w:pPr>
    </w:p>
    <w:p w14:paraId="7B1092F9">
      <w:pPr>
        <w:pStyle w:val="4"/>
        <w:spacing w:line="360" w:lineRule="auto"/>
      </w:pPr>
      <w:r>
        <w:rPr>
          <w:rFonts w:hint="eastAsia"/>
        </w:rPr>
        <w:t>3.2.3灵活性</w:t>
      </w:r>
      <w:bookmarkEnd w:id="38"/>
      <w:bookmarkEnd w:id="39"/>
    </w:p>
    <w:p w14:paraId="45E363E0">
      <w:pPr>
        <w:spacing w:line="360" w:lineRule="auto"/>
        <w:ind w:firstLine="420"/>
      </w:pPr>
      <w:r>
        <w:rPr>
          <w:rFonts w:hint="eastAsia"/>
        </w:rPr>
        <w:t>系统可以在使用 IE 11、Firefox 42、Google Chrome 53 或更高版本的环境中访问。应尽量减少精度变化对系统的影响。系统应能根据需求轻松进行改进或修改。</w:t>
      </w:r>
    </w:p>
    <w:p w14:paraId="3F7B674F">
      <w:pPr>
        <w:pStyle w:val="3"/>
        <w:rPr>
          <w:rFonts w:ascii="Times New Roman" w:hAnsi="Times New Roman" w:eastAsia="宋体"/>
        </w:rPr>
      </w:pPr>
      <w:bookmarkStart w:id="40" w:name="_Toc430813096"/>
      <w:bookmarkStart w:id="41" w:name="_Toc179916028"/>
      <w:r>
        <w:rPr>
          <w:rFonts w:hint="eastAsia" w:ascii="Times New Roman" w:hAnsi="Times New Roman" w:eastAsia="宋体"/>
        </w:rPr>
        <w:t>3.3</w:t>
      </w:r>
      <w:bookmarkEnd w:id="40"/>
      <w:r>
        <w:rPr>
          <w:rFonts w:hint="eastAsia" w:ascii="Times New Roman" w:hAnsi="Times New Roman" w:eastAsia="宋体"/>
        </w:rPr>
        <w:t>输入输出要求</w:t>
      </w:r>
      <w:bookmarkEnd w:id="41"/>
    </w:p>
    <w:p w14:paraId="7C3720DB">
      <w:pPr>
        <w:spacing w:line="360" w:lineRule="auto"/>
        <w:ind w:firstLine="420"/>
        <w:rPr>
          <w:rFonts w:hint="eastAsia" w:ascii="宋体" w:hAnsi="宋体"/>
        </w:rPr>
      </w:pPr>
      <w:bookmarkStart w:id="42" w:name="_Toc179916029"/>
      <w:bookmarkStart w:id="43" w:name="_Toc430813097"/>
      <w:r>
        <w:rPr>
          <w:rFonts w:hint="eastAsia" w:ascii="宋体" w:hAnsi="宋体"/>
        </w:rPr>
        <w:t>输入数据基本为：用户账号、用户密码、验证码、课程信息、作业信息、问题、答疑和反馈，以上输入均为字符串形式；输出数据基本为课程界面、作业界面、问题答案、提交的反馈信息。</w:t>
      </w:r>
    </w:p>
    <w:p w14:paraId="69F4659F">
      <w:pPr>
        <w:pStyle w:val="3"/>
        <w:rPr>
          <w:rFonts w:ascii="Times New Roman" w:hAnsi="Times New Roman" w:eastAsia="宋体"/>
        </w:rPr>
      </w:pPr>
      <w:r>
        <w:rPr>
          <w:rFonts w:hint="eastAsia" w:ascii="Times New Roman" w:hAnsi="Times New Roman" w:eastAsia="宋体"/>
        </w:rPr>
        <w:t>3.4数据管理能力要求</w:t>
      </w:r>
      <w:bookmarkEnd w:id="42"/>
      <w:bookmarkEnd w:id="43"/>
    </w:p>
    <w:p w14:paraId="5FEB6C89">
      <w:pPr>
        <w:spacing w:line="360" w:lineRule="auto"/>
        <w:ind w:firstLine="420"/>
      </w:pPr>
      <w:r>
        <w:rPr>
          <w:rFonts w:hint="eastAsia"/>
        </w:rPr>
        <w:t>需要管理的记录个数约1万。其中分为多个表和文卷，其大小规模为：500左右。</w:t>
      </w:r>
    </w:p>
    <w:p w14:paraId="65AFB390">
      <w:pPr>
        <w:pStyle w:val="3"/>
        <w:rPr>
          <w:rFonts w:ascii="Times New Roman" w:hAnsi="Times New Roman" w:eastAsia="宋体"/>
        </w:rPr>
      </w:pPr>
      <w:bookmarkStart w:id="44" w:name="_Toc430813098"/>
      <w:bookmarkStart w:id="45" w:name="_Toc179916030"/>
      <w:r>
        <w:rPr>
          <w:rFonts w:hint="eastAsia" w:ascii="Times New Roman" w:hAnsi="Times New Roman" w:eastAsia="宋体"/>
        </w:rPr>
        <w:t>3.5故障处理要求</w:t>
      </w:r>
      <w:bookmarkEnd w:id="44"/>
      <w:bookmarkEnd w:id="45"/>
    </w:p>
    <w:p w14:paraId="20887574">
      <w:pPr>
        <w:spacing w:line="360" w:lineRule="auto"/>
        <w:ind w:firstLine="420"/>
      </w:pPr>
      <w:r>
        <w:rPr>
          <w:rFonts w:hint="eastAsia"/>
        </w:rPr>
        <w:t>发生错误时保证数据完整，对于数据库发生故障时要能够及时解决故障，恢复数据，以保证数据的一致性和完整性。</w:t>
      </w:r>
    </w:p>
    <w:p w14:paraId="2E0EAA53">
      <w:pPr>
        <w:pStyle w:val="2"/>
      </w:pPr>
      <w:bookmarkStart w:id="46" w:name="_Toc430813100"/>
      <w:bookmarkStart w:id="47" w:name="_Toc179916031"/>
      <w:r>
        <w:rPr>
          <w:rFonts w:hint="eastAsia"/>
        </w:rPr>
        <w:t>4运行环境规定</w:t>
      </w:r>
      <w:bookmarkEnd w:id="46"/>
      <w:bookmarkEnd w:id="47"/>
    </w:p>
    <w:p w14:paraId="03A8FB10">
      <w:pPr>
        <w:pStyle w:val="3"/>
        <w:rPr>
          <w:rFonts w:ascii="Times New Roman" w:hAnsi="Times New Roman" w:eastAsia="宋体"/>
        </w:rPr>
      </w:pPr>
      <w:bookmarkStart w:id="48" w:name="_Toc179916032"/>
      <w:bookmarkStart w:id="49" w:name="_Toc430813101"/>
      <w:r>
        <w:rPr>
          <w:rFonts w:hint="eastAsia" w:ascii="Times New Roman" w:hAnsi="Times New Roman" w:eastAsia="宋体"/>
        </w:rPr>
        <w:t>4.1设备</w:t>
      </w:r>
      <w:bookmarkEnd w:id="48"/>
      <w:bookmarkEnd w:id="49"/>
    </w:p>
    <w:p w14:paraId="04B43E2D">
      <w:pPr>
        <w:spacing w:line="360" w:lineRule="auto"/>
        <w:ind w:firstLine="420"/>
      </w:pPr>
      <w:r>
        <w:rPr>
          <w:rFonts w:hint="eastAsia"/>
        </w:rPr>
        <w:t>列出运行该软件所需要的硬设备。说明其中的新型设备及其专门功能，包括：</w:t>
      </w:r>
    </w:p>
    <w:p w14:paraId="11C20204">
      <w:pPr>
        <w:numPr>
          <w:ilvl w:val="0"/>
          <w:numId w:val="11"/>
        </w:numPr>
        <w:spacing w:line="360" w:lineRule="auto"/>
      </w:pPr>
      <w:r>
        <w:rPr>
          <w:rFonts w:hint="eastAsia"/>
        </w:rPr>
        <w:t>处理器型号及内存容量：P1及以上，内存大于32M；</w:t>
      </w:r>
    </w:p>
    <w:p w14:paraId="5AD419BC">
      <w:pPr>
        <w:numPr>
          <w:ilvl w:val="0"/>
          <w:numId w:val="11"/>
        </w:numPr>
        <w:spacing w:line="360" w:lineRule="auto"/>
      </w:pPr>
      <w:r>
        <w:rPr>
          <w:rFonts w:hint="eastAsia"/>
        </w:rPr>
        <w:t>外存容量、联机或脱机：10G，联机</w:t>
      </w:r>
    </w:p>
    <w:p w14:paraId="15EC29AD">
      <w:pPr>
        <w:numPr>
          <w:ilvl w:val="0"/>
          <w:numId w:val="11"/>
        </w:numPr>
        <w:spacing w:line="360" w:lineRule="auto"/>
      </w:pPr>
      <w:r>
        <w:rPr>
          <w:rFonts w:hint="eastAsia"/>
        </w:rPr>
        <w:t>输入及输出设备的型号和数量，联机或脱机：联机；</w:t>
      </w:r>
    </w:p>
    <w:p w14:paraId="2007864D">
      <w:pPr>
        <w:numPr>
          <w:ilvl w:val="0"/>
          <w:numId w:val="11"/>
        </w:numPr>
        <w:spacing w:line="360" w:lineRule="auto"/>
      </w:pPr>
      <w:r>
        <w:rPr>
          <w:rFonts w:hint="eastAsia"/>
        </w:rPr>
        <w:t>数据通信设备的型号和数量：服务器Sever；</w:t>
      </w:r>
    </w:p>
    <w:p w14:paraId="5BB7F124">
      <w:pPr>
        <w:numPr>
          <w:ilvl w:val="0"/>
          <w:numId w:val="11"/>
        </w:numPr>
        <w:spacing w:line="360" w:lineRule="auto"/>
      </w:pPr>
      <w:r>
        <w:rPr>
          <w:rFonts w:hint="eastAsia"/>
        </w:rPr>
        <w:t>功能键及其他专用硬件：快捷键</w:t>
      </w:r>
    </w:p>
    <w:p w14:paraId="3AAAE29F">
      <w:pPr>
        <w:pStyle w:val="3"/>
        <w:rPr>
          <w:rFonts w:ascii="Times New Roman" w:hAnsi="Times New Roman" w:eastAsia="宋体"/>
        </w:rPr>
      </w:pPr>
      <w:bookmarkStart w:id="50" w:name="_Toc430813102"/>
      <w:bookmarkStart w:id="51" w:name="_Toc179916033"/>
      <w:r>
        <w:rPr>
          <w:rFonts w:hint="eastAsia" w:ascii="Times New Roman" w:hAnsi="Times New Roman" w:eastAsia="宋体"/>
        </w:rPr>
        <w:t>4.2支持软件</w:t>
      </w:r>
      <w:bookmarkEnd w:id="50"/>
      <w:bookmarkEnd w:id="51"/>
    </w:p>
    <w:p w14:paraId="48C4C0DB">
      <w:pPr>
        <w:numPr>
          <w:ilvl w:val="0"/>
          <w:numId w:val="12"/>
        </w:numPr>
        <w:spacing w:line="360" w:lineRule="auto"/>
      </w:pPr>
      <w:r>
        <w:rPr>
          <w:rFonts w:hint="eastAsia"/>
        </w:rPr>
        <w:t>服务器端软件选择</w:t>
      </w:r>
    </w:p>
    <w:p w14:paraId="3F277C42">
      <w:pPr>
        <w:spacing w:line="360" w:lineRule="auto"/>
        <w:ind w:left="840"/>
      </w:pPr>
      <w:r>
        <w:rPr>
          <w:rFonts w:hint="eastAsia"/>
        </w:rPr>
        <w:t>操作系统：Windows</w:t>
      </w:r>
    </w:p>
    <w:p w14:paraId="68D6BCA0">
      <w:pPr>
        <w:spacing w:line="360" w:lineRule="auto"/>
        <w:ind w:left="840"/>
      </w:pPr>
      <w:r>
        <w:rPr>
          <w:rFonts w:hint="eastAsia"/>
        </w:rPr>
        <w:t>数据库管理系统：MySQL</w:t>
      </w:r>
    </w:p>
    <w:p w14:paraId="110F3F5D">
      <w:pPr>
        <w:spacing w:line="360" w:lineRule="auto"/>
        <w:ind w:left="840"/>
      </w:pPr>
      <w:r>
        <w:rPr>
          <w:rFonts w:hint="eastAsia"/>
        </w:rPr>
        <w:t>开发工具：IDEA</w:t>
      </w:r>
    </w:p>
    <w:p w14:paraId="10FE8238">
      <w:pPr>
        <w:numPr>
          <w:ilvl w:val="0"/>
          <w:numId w:val="12"/>
        </w:numPr>
        <w:spacing w:line="360" w:lineRule="auto"/>
      </w:pPr>
      <w:r>
        <w:rPr>
          <w:rFonts w:hint="eastAsia"/>
        </w:rPr>
        <w:t>客户端软件选择</w:t>
      </w:r>
    </w:p>
    <w:p w14:paraId="0ED65100">
      <w:pPr>
        <w:spacing w:line="360" w:lineRule="auto"/>
        <w:ind w:left="840"/>
      </w:pPr>
      <w:bookmarkStart w:id="52" w:name="_Toc430813103"/>
      <w:r>
        <w:rPr>
          <w:rFonts w:hint="eastAsia"/>
        </w:rPr>
        <w:t>浏览器：IE</w:t>
      </w:r>
      <w:r>
        <w:t xml:space="preserve"> </w:t>
      </w:r>
      <w:r>
        <w:rPr>
          <w:rFonts w:hint="eastAsia"/>
        </w:rPr>
        <w:t>11、Firefox</w:t>
      </w:r>
      <w:r>
        <w:t xml:space="preserve"> </w:t>
      </w:r>
      <w:r>
        <w:rPr>
          <w:rFonts w:hint="eastAsia"/>
        </w:rPr>
        <w:t>42、Goo</w:t>
      </w:r>
      <w:r>
        <w:t>gle chrome</w:t>
      </w:r>
      <w:r>
        <w:rPr>
          <w:rFonts w:hint="eastAsia"/>
        </w:rPr>
        <w:t xml:space="preserve"> 53以上</w:t>
      </w:r>
    </w:p>
    <w:p w14:paraId="4EEE1862">
      <w:pPr>
        <w:pStyle w:val="3"/>
        <w:rPr>
          <w:rFonts w:ascii="Times New Roman" w:hAnsi="Times New Roman" w:eastAsia="宋体"/>
        </w:rPr>
      </w:pPr>
      <w:bookmarkStart w:id="53" w:name="_Toc179916034"/>
      <w:r>
        <w:rPr>
          <w:rFonts w:hint="eastAsia" w:ascii="Times New Roman" w:hAnsi="Times New Roman" w:eastAsia="宋体"/>
        </w:rPr>
        <w:t>4.3接口</w:t>
      </w:r>
      <w:bookmarkEnd w:id="52"/>
      <w:bookmarkEnd w:id="53"/>
    </w:p>
    <w:p w14:paraId="1F2A47F6">
      <w:pPr>
        <w:spacing w:line="360" w:lineRule="auto"/>
        <w:ind w:firstLine="420"/>
      </w:pPr>
      <w:r>
        <w:rPr>
          <w:rFonts w:hint="eastAsia"/>
        </w:rPr>
        <w:t>用户接口为系统界面，通过系统提示用户可输入要发表的文字内容；内部接口为登录名、密码的一致性。</w:t>
      </w:r>
    </w:p>
    <w:p w14:paraId="34177279">
      <w:pPr>
        <w:pStyle w:val="3"/>
        <w:rPr>
          <w:rFonts w:ascii="Times New Roman" w:hAnsi="Times New Roman" w:eastAsia="宋体"/>
        </w:rPr>
      </w:pPr>
      <w:bookmarkStart w:id="54" w:name="_Toc430813104"/>
      <w:bookmarkStart w:id="55" w:name="_Toc179916035"/>
      <w:r>
        <w:rPr>
          <w:rFonts w:hint="eastAsia" w:ascii="Times New Roman" w:hAnsi="Times New Roman" w:eastAsia="宋体"/>
        </w:rPr>
        <w:t>4.4控制</w:t>
      </w:r>
      <w:bookmarkEnd w:id="54"/>
      <w:bookmarkEnd w:id="55"/>
    </w:p>
    <w:p w14:paraId="028F5817">
      <w:pPr>
        <w:spacing w:line="360" w:lineRule="auto"/>
        <w:ind w:firstLine="420"/>
        <w:rPr>
          <w:b/>
          <w:sz w:val="28"/>
          <w:szCs w:val="28"/>
        </w:rPr>
      </w:pPr>
      <w:r>
        <w:rPr>
          <w:rFonts w:hint="eastAsia"/>
        </w:rPr>
        <w:t>本系统通过网络提供服务，用户通过浏览器访问服务器，向服务器发出服务请求。因此，需要使用 TCP/IP 网络协议，作为标准的通信控制接口。</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0330C72">
      <w:pPr>
        <w:spacing w:line="360" w:lineRule="auto"/>
      </w:pPr>
    </w:p>
    <w:p w14:paraId="5171640E"/>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0-26T11:26:00Z" w:initials="">
    <w:p w14:paraId="266C7092">
      <w:pPr>
        <w:pStyle w:val="6"/>
      </w:pPr>
      <w:r>
        <w:rPr>
          <w:rFonts w:hint="eastAsia"/>
        </w:rPr>
        <w:t>功能够多了，要不然反馈这个模块跟上面问题发布模块合并处理吧，不用做太多重复劳动。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6C709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6A172"/>
    <w:multiLevelType w:val="multilevel"/>
    <w:tmpl w:val="CAC6A172"/>
    <w:lvl w:ilvl="0" w:tentative="0">
      <w:start w:val="1"/>
      <w:numFmt w:val="decimalEnclosedCircle"/>
      <w:lvlText w:val="%1"/>
      <w:lvlJc w:val="left"/>
      <w:pPr>
        <w:ind w:left="560" w:hanging="360"/>
      </w:pPr>
      <w:rPr>
        <w:rFonts w:hint="default" w:cs="宋体"/>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1">
    <w:nsid w:val="E13615A2"/>
    <w:multiLevelType w:val="singleLevel"/>
    <w:tmpl w:val="E13615A2"/>
    <w:lvl w:ilvl="0" w:tentative="0">
      <w:start w:val="15"/>
      <w:numFmt w:val="decimal"/>
      <w:lvlText w:val="%1."/>
      <w:lvlJc w:val="left"/>
      <w:pPr>
        <w:tabs>
          <w:tab w:val="left" w:pos="312"/>
        </w:tabs>
      </w:pPr>
    </w:lvl>
  </w:abstractNum>
  <w:abstractNum w:abstractNumId="2">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25227031"/>
    <w:multiLevelType w:val="multilevel"/>
    <w:tmpl w:val="25227031"/>
    <w:lvl w:ilvl="0" w:tentative="0">
      <w:start w:val="1"/>
      <w:numFmt w:val="decimalEnclosedCircle"/>
      <w:lvlText w:val="%1"/>
      <w:lvlJc w:val="left"/>
      <w:pPr>
        <w:ind w:left="560" w:hanging="360"/>
      </w:pPr>
      <w:rPr>
        <w:rFonts w:hint="default" w:cs="宋体"/>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4">
    <w:nsid w:val="2E1495E4"/>
    <w:multiLevelType w:val="singleLevel"/>
    <w:tmpl w:val="2E1495E4"/>
    <w:lvl w:ilvl="0" w:tentative="0">
      <w:start w:val="1"/>
      <w:numFmt w:val="decimal"/>
      <w:suff w:val="space"/>
      <w:lvlText w:val="%1."/>
      <w:lvlJc w:val="left"/>
    </w:lvl>
  </w:abstractNum>
  <w:abstractNum w:abstractNumId="5">
    <w:nsid w:val="3DE5464D"/>
    <w:multiLevelType w:val="multilevel"/>
    <w:tmpl w:val="3DE5464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3F0860B6"/>
    <w:multiLevelType w:val="multilevel"/>
    <w:tmpl w:val="3F0860B6"/>
    <w:lvl w:ilvl="0" w:tentative="0">
      <w:start w:val="1"/>
      <w:numFmt w:val="decimalEnclosedCircle"/>
      <w:lvlText w:val="%1"/>
      <w:lvlJc w:val="left"/>
      <w:pPr>
        <w:ind w:left="560" w:hanging="360"/>
      </w:pPr>
      <w:rPr>
        <w:rFonts w:hint="default" w:cs="宋体"/>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7">
    <w:nsid w:val="43DB5F31"/>
    <w:multiLevelType w:val="multilevel"/>
    <w:tmpl w:val="43DB5F31"/>
    <w:lvl w:ilvl="0" w:tentative="0">
      <w:start w:val="1"/>
      <w:numFmt w:val="decimalEnclosedCircle"/>
      <w:lvlText w:val="%1"/>
      <w:lvlJc w:val="left"/>
      <w:pPr>
        <w:ind w:left="560" w:hanging="360"/>
      </w:pPr>
      <w:rPr>
        <w:rFonts w:hint="default" w:cs="宋体"/>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8">
    <w:nsid w:val="4C71CAE9"/>
    <w:multiLevelType w:val="multilevel"/>
    <w:tmpl w:val="4C71CAE9"/>
    <w:lvl w:ilvl="0" w:tentative="0">
      <w:start w:val="1"/>
      <w:numFmt w:val="decimalEnclosedCircle"/>
      <w:lvlText w:val="%1"/>
      <w:lvlJc w:val="left"/>
      <w:pPr>
        <w:ind w:left="560" w:hanging="360"/>
      </w:pPr>
      <w:rPr>
        <w:rFonts w:hint="default" w:cs="宋体"/>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9">
    <w:nsid w:val="5EA66105"/>
    <w:multiLevelType w:val="multilevel"/>
    <w:tmpl w:val="5EA6610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6BF26CB5"/>
    <w:multiLevelType w:val="multilevel"/>
    <w:tmpl w:val="6BF26CB5"/>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
    <w:nsid w:val="71116E28"/>
    <w:multiLevelType w:val="multilevel"/>
    <w:tmpl w:val="71116E28"/>
    <w:lvl w:ilvl="0" w:tentative="0">
      <w:start w:val="1"/>
      <w:numFmt w:val="decimalEnclosedCircle"/>
      <w:lvlText w:val="%1"/>
      <w:lvlJc w:val="left"/>
      <w:pPr>
        <w:ind w:left="560" w:hanging="360"/>
      </w:pPr>
      <w:rPr>
        <w:rFonts w:hint="default"/>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4"/>
  </w:num>
  <w:num w:numId="2">
    <w:abstractNumId w:val="2"/>
  </w:num>
  <w:num w:numId="3">
    <w:abstractNumId w:val="6"/>
  </w:num>
  <w:num w:numId="4">
    <w:abstractNumId w:val="7"/>
  </w:num>
  <w:num w:numId="5">
    <w:abstractNumId w:val="3"/>
  </w:num>
  <w:num w:numId="6">
    <w:abstractNumId w:val="0"/>
  </w:num>
  <w:num w:numId="7">
    <w:abstractNumId w:val="8"/>
  </w:num>
  <w:num w:numId="8">
    <w:abstractNumId w:val="11"/>
  </w:num>
  <w:num w:numId="9">
    <w:abstractNumId w:val="1"/>
  </w:num>
  <w:num w:numId="10">
    <w:abstractNumId w:val="5"/>
  </w:num>
  <w:num w:numId="11">
    <w:abstractNumId w:val="10"/>
  </w:num>
  <w:num w:numId="12">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yRan">
    <w15:presenceInfo w15:providerId="WPS Office" w15:userId="10809097637"/>
  </w15:person>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saveSubset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0D48"/>
    <w:rsid w:val="003F417C"/>
    <w:rsid w:val="00441793"/>
    <w:rsid w:val="00602DA9"/>
    <w:rsid w:val="009C0D48"/>
    <w:rsid w:val="00BC57CD"/>
    <w:rsid w:val="00C91C98"/>
    <w:rsid w:val="00D01F30"/>
    <w:rsid w:val="00E80370"/>
    <w:rsid w:val="00F86E50"/>
    <w:rsid w:val="013B0DE8"/>
    <w:rsid w:val="019D73AC"/>
    <w:rsid w:val="01D534BA"/>
    <w:rsid w:val="01FA47FF"/>
    <w:rsid w:val="02CC5F12"/>
    <w:rsid w:val="030806B1"/>
    <w:rsid w:val="03404493"/>
    <w:rsid w:val="03586DDB"/>
    <w:rsid w:val="035A307B"/>
    <w:rsid w:val="036839EA"/>
    <w:rsid w:val="037641B1"/>
    <w:rsid w:val="03951740"/>
    <w:rsid w:val="03C9092D"/>
    <w:rsid w:val="04EB6681"/>
    <w:rsid w:val="0532605E"/>
    <w:rsid w:val="05762155"/>
    <w:rsid w:val="05DB1947"/>
    <w:rsid w:val="05EF21A1"/>
    <w:rsid w:val="06383B48"/>
    <w:rsid w:val="06846D8D"/>
    <w:rsid w:val="06A44D39"/>
    <w:rsid w:val="07247C28"/>
    <w:rsid w:val="0768220B"/>
    <w:rsid w:val="07AD40C1"/>
    <w:rsid w:val="07AF3996"/>
    <w:rsid w:val="07C30F86"/>
    <w:rsid w:val="08346591"/>
    <w:rsid w:val="094445B2"/>
    <w:rsid w:val="09D27E0F"/>
    <w:rsid w:val="09EE4CD9"/>
    <w:rsid w:val="09FD689E"/>
    <w:rsid w:val="0A182626"/>
    <w:rsid w:val="0A3C34DB"/>
    <w:rsid w:val="0A3E37D4"/>
    <w:rsid w:val="0A6058C3"/>
    <w:rsid w:val="0A786C09"/>
    <w:rsid w:val="0A8245A3"/>
    <w:rsid w:val="0ABD286D"/>
    <w:rsid w:val="0AD83203"/>
    <w:rsid w:val="0B401A60"/>
    <w:rsid w:val="0B5C2086"/>
    <w:rsid w:val="0B664CB3"/>
    <w:rsid w:val="0B7D1FFD"/>
    <w:rsid w:val="0BF80469"/>
    <w:rsid w:val="0CBE1A2C"/>
    <w:rsid w:val="0CFB767D"/>
    <w:rsid w:val="0D8633EB"/>
    <w:rsid w:val="0E8A3AF1"/>
    <w:rsid w:val="0EA115D7"/>
    <w:rsid w:val="0EAF6971"/>
    <w:rsid w:val="0F0E18EA"/>
    <w:rsid w:val="0FD3433C"/>
    <w:rsid w:val="0FDC3796"/>
    <w:rsid w:val="0FF30ADF"/>
    <w:rsid w:val="106B68C8"/>
    <w:rsid w:val="108C6F6A"/>
    <w:rsid w:val="114F61E9"/>
    <w:rsid w:val="11904838"/>
    <w:rsid w:val="11913964"/>
    <w:rsid w:val="11D74D27"/>
    <w:rsid w:val="120E1C01"/>
    <w:rsid w:val="124D485B"/>
    <w:rsid w:val="12DD6110"/>
    <w:rsid w:val="13064D3F"/>
    <w:rsid w:val="1407681E"/>
    <w:rsid w:val="14103A0E"/>
    <w:rsid w:val="14DA401C"/>
    <w:rsid w:val="15001CD4"/>
    <w:rsid w:val="15086DDB"/>
    <w:rsid w:val="1514752E"/>
    <w:rsid w:val="15671D54"/>
    <w:rsid w:val="15CB73DB"/>
    <w:rsid w:val="1635775C"/>
    <w:rsid w:val="169166B8"/>
    <w:rsid w:val="169F1079"/>
    <w:rsid w:val="16CA07EC"/>
    <w:rsid w:val="17263680"/>
    <w:rsid w:val="17C90AA4"/>
    <w:rsid w:val="18820C52"/>
    <w:rsid w:val="188622FA"/>
    <w:rsid w:val="19342285"/>
    <w:rsid w:val="194727AC"/>
    <w:rsid w:val="19831126"/>
    <w:rsid w:val="1A366198"/>
    <w:rsid w:val="1AB175CD"/>
    <w:rsid w:val="1BEA5AB2"/>
    <w:rsid w:val="1C3A430C"/>
    <w:rsid w:val="1C4F0C0D"/>
    <w:rsid w:val="1C6012AB"/>
    <w:rsid w:val="1C7B54D2"/>
    <w:rsid w:val="1CB22D3B"/>
    <w:rsid w:val="1D403077"/>
    <w:rsid w:val="1E15334A"/>
    <w:rsid w:val="1E9E60BA"/>
    <w:rsid w:val="1EDB10BC"/>
    <w:rsid w:val="1EFB0E1B"/>
    <w:rsid w:val="1F070ED3"/>
    <w:rsid w:val="1F6B41EE"/>
    <w:rsid w:val="20EB098B"/>
    <w:rsid w:val="213276BA"/>
    <w:rsid w:val="215869F4"/>
    <w:rsid w:val="21703D3E"/>
    <w:rsid w:val="2217240B"/>
    <w:rsid w:val="221E379A"/>
    <w:rsid w:val="226A4C31"/>
    <w:rsid w:val="229977FA"/>
    <w:rsid w:val="22C96BB4"/>
    <w:rsid w:val="23871B0E"/>
    <w:rsid w:val="23874E09"/>
    <w:rsid w:val="23A4389B"/>
    <w:rsid w:val="23A6613D"/>
    <w:rsid w:val="240D7F6A"/>
    <w:rsid w:val="241237D2"/>
    <w:rsid w:val="241570D6"/>
    <w:rsid w:val="24A3442A"/>
    <w:rsid w:val="2519649B"/>
    <w:rsid w:val="25A22934"/>
    <w:rsid w:val="25B846CA"/>
    <w:rsid w:val="25B91DD5"/>
    <w:rsid w:val="25C74149"/>
    <w:rsid w:val="262D48F3"/>
    <w:rsid w:val="26961D17"/>
    <w:rsid w:val="269C3827"/>
    <w:rsid w:val="275A646F"/>
    <w:rsid w:val="27613631"/>
    <w:rsid w:val="27895B59"/>
    <w:rsid w:val="27DC212D"/>
    <w:rsid w:val="27E56B08"/>
    <w:rsid w:val="28291EC2"/>
    <w:rsid w:val="282E6701"/>
    <w:rsid w:val="2899001E"/>
    <w:rsid w:val="28A770F0"/>
    <w:rsid w:val="28C878C3"/>
    <w:rsid w:val="28E82D54"/>
    <w:rsid w:val="29002B12"/>
    <w:rsid w:val="299B1B74"/>
    <w:rsid w:val="29AA1DB7"/>
    <w:rsid w:val="29B6075C"/>
    <w:rsid w:val="2A04596B"/>
    <w:rsid w:val="2A1831C5"/>
    <w:rsid w:val="2A6D6CC3"/>
    <w:rsid w:val="2A7B018B"/>
    <w:rsid w:val="2A842608"/>
    <w:rsid w:val="2A8B1BE9"/>
    <w:rsid w:val="2B3D7387"/>
    <w:rsid w:val="2B7E32B5"/>
    <w:rsid w:val="2BCA04EF"/>
    <w:rsid w:val="2C0D0BE9"/>
    <w:rsid w:val="2C1B6F9C"/>
    <w:rsid w:val="2C295B3B"/>
    <w:rsid w:val="2C31056E"/>
    <w:rsid w:val="2C5C0751"/>
    <w:rsid w:val="2CB2345D"/>
    <w:rsid w:val="2D214A86"/>
    <w:rsid w:val="2D937732"/>
    <w:rsid w:val="2D940DB4"/>
    <w:rsid w:val="2DCE1EBA"/>
    <w:rsid w:val="2E2F16FD"/>
    <w:rsid w:val="2E3F3416"/>
    <w:rsid w:val="2E427132"/>
    <w:rsid w:val="2E644C2A"/>
    <w:rsid w:val="2E861045"/>
    <w:rsid w:val="2F125D50"/>
    <w:rsid w:val="2F590507"/>
    <w:rsid w:val="2F963509"/>
    <w:rsid w:val="2FB70E90"/>
    <w:rsid w:val="3034687E"/>
    <w:rsid w:val="30353943"/>
    <w:rsid w:val="305C34E6"/>
    <w:rsid w:val="30705B08"/>
    <w:rsid w:val="307F3F9D"/>
    <w:rsid w:val="30BF439A"/>
    <w:rsid w:val="30D50061"/>
    <w:rsid w:val="30DB6CFA"/>
    <w:rsid w:val="3103697D"/>
    <w:rsid w:val="313872C0"/>
    <w:rsid w:val="313A7EC4"/>
    <w:rsid w:val="3156769D"/>
    <w:rsid w:val="31D16A7B"/>
    <w:rsid w:val="31D40319"/>
    <w:rsid w:val="31DA66C0"/>
    <w:rsid w:val="322D73F8"/>
    <w:rsid w:val="324234D5"/>
    <w:rsid w:val="32650F71"/>
    <w:rsid w:val="326E6078"/>
    <w:rsid w:val="328238D1"/>
    <w:rsid w:val="32990C1B"/>
    <w:rsid w:val="32A95302"/>
    <w:rsid w:val="339A2E9C"/>
    <w:rsid w:val="33D44600"/>
    <w:rsid w:val="34E645EB"/>
    <w:rsid w:val="3537590A"/>
    <w:rsid w:val="35985A6C"/>
    <w:rsid w:val="35B30F60"/>
    <w:rsid w:val="3656754F"/>
    <w:rsid w:val="369151BC"/>
    <w:rsid w:val="36E74BCF"/>
    <w:rsid w:val="36E903C3"/>
    <w:rsid w:val="37046FAB"/>
    <w:rsid w:val="371F65FA"/>
    <w:rsid w:val="37216138"/>
    <w:rsid w:val="37660D5D"/>
    <w:rsid w:val="39643D30"/>
    <w:rsid w:val="39C24EFB"/>
    <w:rsid w:val="3B90705F"/>
    <w:rsid w:val="3C432323"/>
    <w:rsid w:val="3C4446EB"/>
    <w:rsid w:val="3C667DC0"/>
    <w:rsid w:val="3C81062C"/>
    <w:rsid w:val="3CAB7EC8"/>
    <w:rsid w:val="3CF578B9"/>
    <w:rsid w:val="3D734E8A"/>
    <w:rsid w:val="3DA54918"/>
    <w:rsid w:val="3E1877DF"/>
    <w:rsid w:val="3E32264F"/>
    <w:rsid w:val="3E6671E3"/>
    <w:rsid w:val="3EDD4926"/>
    <w:rsid w:val="3EDE4E4F"/>
    <w:rsid w:val="3F204B9E"/>
    <w:rsid w:val="3F43088C"/>
    <w:rsid w:val="3F932704"/>
    <w:rsid w:val="3FC3761C"/>
    <w:rsid w:val="3FFF47B3"/>
    <w:rsid w:val="40784565"/>
    <w:rsid w:val="40AD67D4"/>
    <w:rsid w:val="40BA692C"/>
    <w:rsid w:val="40C357E1"/>
    <w:rsid w:val="40DE086C"/>
    <w:rsid w:val="41263FC1"/>
    <w:rsid w:val="413466DE"/>
    <w:rsid w:val="4158794C"/>
    <w:rsid w:val="417967E7"/>
    <w:rsid w:val="4185518C"/>
    <w:rsid w:val="41B11ADD"/>
    <w:rsid w:val="41F93484"/>
    <w:rsid w:val="42051E29"/>
    <w:rsid w:val="42C811FF"/>
    <w:rsid w:val="42F75C15"/>
    <w:rsid w:val="435272F0"/>
    <w:rsid w:val="438A4CDB"/>
    <w:rsid w:val="45070B53"/>
    <w:rsid w:val="452D1DC2"/>
    <w:rsid w:val="453C2005"/>
    <w:rsid w:val="45857508"/>
    <w:rsid w:val="45AC6899"/>
    <w:rsid w:val="45AD2F03"/>
    <w:rsid w:val="45EC3A2B"/>
    <w:rsid w:val="46916EDC"/>
    <w:rsid w:val="46DD20EA"/>
    <w:rsid w:val="46E2098A"/>
    <w:rsid w:val="472865F9"/>
    <w:rsid w:val="47777325"/>
    <w:rsid w:val="47DD7AD0"/>
    <w:rsid w:val="48517B76"/>
    <w:rsid w:val="48A00AFD"/>
    <w:rsid w:val="48FD2A6B"/>
    <w:rsid w:val="49172B6D"/>
    <w:rsid w:val="4961347E"/>
    <w:rsid w:val="49656CBF"/>
    <w:rsid w:val="49C57D0C"/>
    <w:rsid w:val="49F7474D"/>
    <w:rsid w:val="4A08695A"/>
    <w:rsid w:val="4A38723F"/>
    <w:rsid w:val="4A5C2802"/>
    <w:rsid w:val="4AD74352"/>
    <w:rsid w:val="4B120541"/>
    <w:rsid w:val="4B1F3F5B"/>
    <w:rsid w:val="4BD34D89"/>
    <w:rsid w:val="4C486B77"/>
    <w:rsid w:val="4CBD1C7E"/>
    <w:rsid w:val="4CE23492"/>
    <w:rsid w:val="4CE865CF"/>
    <w:rsid w:val="4DEB45C9"/>
    <w:rsid w:val="4DF16B57"/>
    <w:rsid w:val="4E6F7B61"/>
    <w:rsid w:val="4EA8070C"/>
    <w:rsid w:val="4ED52497"/>
    <w:rsid w:val="4F1D2EA8"/>
    <w:rsid w:val="4F3A75B6"/>
    <w:rsid w:val="4F622668"/>
    <w:rsid w:val="4F732893"/>
    <w:rsid w:val="51087240"/>
    <w:rsid w:val="512A5408"/>
    <w:rsid w:val="51A46A39"/>
    <w:rsid w:val="53E421E6"/>
    <w:rsid w:val="54134879"/>
    <w:rsid w:val="542332CD"/>
    <w:rsid w:val="54EA7388"/>
    <w:rsid w:val="55236D3E"/>
    <w:rsid w:val="552A3C28"/>
    <w:rsid w:val="55FD133D"/>
    <w:rsid w:val="56156687"/>
    <w:rsid w:val="562468CA"/>
    <w:rsid w:val="56F269C8"/>
    <w:rsid w:val="574F7976"/>
    <w:rsid w:val="57642137"/>
    <w:rsid w:val="57CD4D3F"/>
    <w:rsid w:val="57FF5568"/>
    <w:rsid w:val="583151B6"/>
    <w:rsid w:val="58A852B6"/>
    <w:rsid w:val="58DF11CE"/>
    <w:rsid w:val="592054B0"/>
    <w:rsid w:val="594A6647"/>
    <w:rsid w:val="597A40A4"/>
    <w:rsid w:val="59B33A5B"/>
    <w:rsid w:val="59EC6032"/>
    <w:rsid w:val="5A303835"/>
    <w:rsid w:val="5AB53F94"/>
    <w:rsid w:val="5ABA77FD"/>
    <w:rsid w:val="5C2A2760"/>
    <w:rsid w:val="5C71213D"/>
    <w:rsid w:val="5D5F28DD"/>
    <w:rsid w:val="5D6323CD"/>
    <w:rsid w:val="5DBF1A5E"/>
    <w:rsid w:val="5DEA21A7"/>
    <w:rsid w:val="5DF272AD"/>
    <w:rsid w:val="5DFD637E"/>
    <w:rsid w:val="5F4B0517"/>
    <w:rsid w:val="5F661D01"/>
    <w:rsid w:val="5FAB1E0A"/>
    <w:rsid w:val="60145C01"/>
    <w:rsid w:val="6017124D"/>
    <w:rsid w:val="60416BA0"/>
    <w:rsid w:val="60A41C39"/>
    <w:rsid w:val="60D40EEC"/>
    <w:rsid w:val="6106379C"/>
    <w:rsid w:val="61FC694D"/>
    <w:rsid w:val="62443511"/>
    <w:rsid w:val="62F76C03"/>
    <w:rsid w:val="635F53E5"/>
    <w:rsid w:val="639C0AAF"/>
    <w:rsid w:val="640D3093"/>
    <w:rsid w:val="642C1952"/>
    <w:rsid w:val="656C403D"/>
    <w:rsid w:val="65735178"/>
    <w:rsid w:val="65864EAB"/>
    <w:rsid w:val="65B36BB3"/>
    <w:rsid w:val="65D31C24"/>
    <w:rsid w:val="65F17A91"/>
    <w:rsid w:val="664663E8"/>
    <w:rsid w:val="66973195"/>
    <w:rsid w:val="66CC039B"/>
    <w:rsid w:val="677A0EB9"/>
    <w:rsid w:val="67B13D35"/>
    <w:rsid w:val="687D201F"/>
    <w:rsid w:val="688D19A9"/>
    <w:rsid w:val="68D777CC"/>
    <w:rsid w:val="68F0088D"/>
    <w:rsid w:val="69236EB5"/>
    <w:rsid w:val="69935128"/>
    <w:rsid w:val="69DB4F4A"/>
    <w:rsid w:val="6B49348D"/>
    <w:rsid w:val="6BC229B5"/>
    <w:rsid w:val="6BEE17F2"/>
    <w:rsid w:val="6C00528B"/>
    <w:rsid w:val="6C0905E4"/>
    <w:rsid w:val="6C2076DB"/>
    <w:rsid w:val="6C7D068A"/>
    <w:rsid w:val="6D4F2026"/>
    <w:rsid w:val="6DC02F24"/>
    <w:rsid w:val="6DE30458"/>
    <w:rsid w:val="6E4476B1"/>
    <w:rsid w:val="6E69536A"/>
    <w:rsid w:val="6E9323E7"/>
    <w:rsid w:val="6EBC7B8F"/>
    <w:rsid w:val="6F2474E3"/>
    <w:rsid w:val="6F347726"/>
    <w:rsid w:val="70025A76"/>
    <w:rsid w:val="701E3F32"/>
    <w:rsid w:val="704F139A"/>
    <w:rsid w:val="705A7660"/>
    <w:rsid w:val="7084695D"/>
    <w:rsid w:val="70C40769"/>
    <w:rsid w:val="71094BE2"/>
    <w:rsid w:val="716B31A7"/>
    <w:rsid w:val="71752277"/>
    <w:rsid w:val="71EF5B86"/>
    <w:rsid w:val="727442DD"/>
    <w:rsid w:val="730218E9"/>
    <w:rsid w:val="730B7E60"/>
    <w:rsid w:val="731D4975"/>
    <w:rsid w:val="735760D9"/>
    <w:rsid w:val="73635AF2"/>
    <w:rsid w:val="736B1B84"/>
    <w:rsid w:val="736F7856"/>
    <w:rsid w:val="74CD3B69"/>
    <w:rsid w:val="74CF1C9F"/>
    <w:rsid w:val="74FB14A6"/>
    <w:rsid w:val="75175B20"/>
    <w:rsid w:val="75F0310B"/>
    <w:rsid w:val="76746D49"/>
    <w:rsid w:val="7677439C"/>
    <w:rsid w:val="7680127D"/>
    <w:rsid w:val="76A01B45"/>
    <w:rsid w:val="76A81926"/>
    <w:rsid w:val="76EC6353"/>
    <w:rsid w:val="76EF6628"/>
    <w:rsid w:val="773329B9"/>
    <w:rsid w:val="773A3D47"/>
    <w:rsid w:val="773C1FA3"/>
    <w:rsid w:val="7753605F"/>
    <w:rsid w:val="776D606E"/>
    <w:rsid w:val="77876861"/>
    <w:rsid w:val="77D9530E"/>
    <w:rsid w:val="781F1403"/>
    <w:rsid w:val="78650950"/>
    <w:rsid w:val="788F1E71"/>
    <w:rsid w:val="78E24696"/>
    <w:rsid w:val="79AB2CDA"/>
    <w:rsid w:val="79C478F8"/>
    <w:rsid w:val="79DA3EC6"/>
    <w:rsid w:val="79DE4E5E"/>
    <w:rsid w:val="79E955B1"/>
    <w:rsid w:val="79F04B91"/>
    <w:rsid w:val="7A545B1C"/>
    <w:rsid w:val="7A896B1D"/>
    <w:rsid w:val="7B8732D3"/>
    <w:rsid w:val="7B8823ED"/>
    <w:rsid w:val="7BC25D04"/>
    <w:rsid w:val="7BF73FB5"/>
    <w:rsid w:val="7C547659"/>
    <w:rsid w:val="7C78666F"/>
    <w:rsid w:val="7C8C53E6"/>
    <w:rsid w:val="7D0163B1"/>
    <w:rsid w:val="7D502CB8"/>
    <w:rsid w:val="7D5B0573"/>
    <w:rsid w:val="7D9121E7"/>
    <w:rsid w:val="7DA92A78"/>
    <w:rsid w:val="7DA939D5"/>
    <w:rsid w:val="7DAC7021"/>
    <w:rsid w:val="7DFC1D56"/>
    <w:rsid w:val="7E1C41A7"/>
    <w:rsid w:val="7EF42A2E"/>
    <w:rsid w:val="7F482AF6"/>
    <w:rsid w:val="7F74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Calibri Light" w:hAnsi="Calibri Light"/>
      <w:b/>
      <w:bCs/>
      <w:sz w:val="28"/>
      <w:szCs w:val="28"/>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2"/>
    <w:qFormat/>
    <w:uiPriority w:val="0"/>
    <w:pPr>
      <w:jc w:val="left"/>
    </w:pPr>
  </w:style>
  <w:style w:type="paragraph" w:styleId="7">
    <w:name w:val="toc 3"/>
    <w:basedOn w:val="1"/>
    <w:next w:val="1"/>
    <w:qFormat/>
    <w:uiPriority w:val="39"/>
    <w:pPr>
      <w:ind w:left="420"/>
      <w:jc w:val="left"/>
    </w:pPr>
    <w:rPr>
      <w:i/>
      <w:iCs/>
    </w:rPr>
  </w:style>
  <w:style w:type="paragraph" w:styleId="8">
    <w:name w:val="toc 1"/>
    <w:basedOn w:val="1"/>
    <w:next w:val="1"/>
    <w:qFormat/>
    <w:uiPriority w:val="39"/>
    <w:pPr>
      <w:tabs>
        <w:tab w:val="right" w:leader="dot" w:pos="8296"/>
      </w:tabs>
      <w:spacing w:before="120" w:after="120"/>
      <w:jc w:val="center"/>
    </w:pPr>
    <w:rPr>
      <w:b/>
      <w:bCs/>
      <w:caps/>
      <w:sz w:val="28"/>
      <w:szCs w:val="28"/>
    </w:rPr>
  </w:style>
  <w:style w:type="paragraph" w:styleId="9">
    <w:name w:val="toc 2"/>
    <w:basedOn w:val="1"/>
    <w:next w:val="1"/>
    <w:qFormat/>
    <w:uiPriority w:val="39"/>
    <w:pPr>
      <w:ind w:left="210"/>
      <w:jc w:val="left"/>
    </w:pPr>
    <w:rPr>
      <w:smallCaps/>
    </w:rPr>
  </w:style>
  <w:style w:type="paragraph" w:styleId="10">
    <w:name w:val="Normal (Web)"/>
    <w:basedOn w:val="1"/>
    <w:qFormat/>
    <w:uiPriority w:val="0"/>
    <w:pPr>
      <w:spacing w:beforeAutospacing="1" w:afterAutospacing="1"/>
      <w:jc w:val="left"/>
    </w:pPr>
    <w:rPr>
      <w:kern w:val="0"/>
      <w:sz w:val="24"/>
    </w:rPr>
  </w:style>
  <w:style w:type="paragraph" w:styleId="11">
    <w:name w:val="annotation subject"/>
    <w:basedOn w:val="6"/>
    <w:next w:val="6"/>
    <w:link w:val="23"/>
    <w:qFormat/>
    <w:uiPriority w:val="0"/>
    <w:rPr>
      <w:b/>
      <w:bCs/>
    </w:rPr>
  </w:style>
  <w:style w:type="character" w:styleId="14">
    <w:name w:val="Strong"/>
    <w:basedOn w:val="13"/>
    <w:qFormat/>
    <w:uiPriority w:val="0"/>
    <w:rPr>
      <w:b/>
    </w:rPr>
  </w:style>
  <w:style w:type="character" w:styleId="15">
    <w:name w:val="Hyperlink"/>
    <w:qFormat/>
    <w:uiPriority w:val="99"/>
    <w:rPr>
      <w:color w:val="0000FF"/>
      <w:u w:val="single"/>
    </w:rPr>
  </w:style>
  <w:style w:type="character" w:styleId="16">
    <w:name w:val="annotation reference"/>
    <w:qFormat/>
    <w:uiPriority w:val="0"/>
    <w:rPr>
      <w:sz w:val="21"/>
      <w:szCs w:val="21"/>
    </w:rPr>
  </w:style>
  <w:style w:type="paragraph" w:customStyle="1" w:styleId="17">
    <w:name w:val="_Style 6"/>
    <w:basedOn w:val="2"/>
    <w:next w:val="1"/>
    <w:qFormat/>
    <w:uiPriority w:val="39"/>
    <w:pPr>
      <w:widowControl/>
      <w:spacing w:before="240" w:after="0" w:line="259" w:lineRule="auto"/>
      <w:jc w:val="left"/>
      <w:outlineLvl w:val="9"/>
    </w:pPr>
    <w:rPr>
      <w:rFonts w:ascii="Calibri Light" w:hAnsi="Calibri Light"/>
      <w:b w:val="0"/>
      <w:bCs w:val="0"/>
      <w:color w:val="2E74B5"/>
      <w:kern w:val="0"/>
      <w:sz w:val="32"/>
      <w:szCs w:val="32"/>
    </w:rPr>
  </w:style>
  <w:style w:type="paragraph" w:styleId="18">
    <w:name w:val="List Paragraph"/>
    <w:basedOn w:val="1"/>
    <w:qFormat/>
    <w:uiPriority w:val="34"/>
    <w:pPr>
      <w:ind w:firstLine="420" w:firstLineChars="200"/>
    </w:pPr>
    <w:rPr>
      <w:rFonts w:ascii="Calibri" w:hAnsi="Calibri"/>
      <w:szCs w:val="22"/>
    </w:rPr>
  </w:style>
  <w:style w:type="paragraph" w:customStyle="1" w:styleId="19">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0">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21">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3"/>
    <w:link w:val="6"/>
    <w:qFormat/>
    <w:uiPriority w:val="0"/>
    <w:rPr>
      <w:kern w:val="2"/>
      <w:sz w:val="21"/>
      <w:szCs w:val="24"/>
    </w:rPr>
  </w:style>
  <w:style w:type="character" w:customStyle="1" w:styleId="23">
    <w:name w:val="批注主题 字符"/>
    <w:basedOn w:val="22"/>
    <w:link w:val="11"/>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7687</Words>
  <Characters>8016</Characters>
  <Lines>72</Lines>
  <Paragraphs>20</Paragraphs>
  <TotalTime>0</TotalTime>
  <ScaleCrop>false</ScaleCrop>
  <LinksUpToDate>false</LinksUpToDate>
  <CharactersWithSpaces>8127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2025-10-16T11:25:00Z</dcterms:created>
  <dc:creator>myRan</dc:creator>
  <cp:lastModifiedBy>myRan</cp:lastModifiedBy>
  <dcterms:modified xsi:type="dcterms:W3CDTF">2025-10-29T04:32:56Z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695C7FB5DDEF4513B77A21B956C75B59_11</vt:lpwstr>
  </property>
  <property fmtid="{D5CDD505-2E9C-101B-9397-08002B2CF9AE}" pid="4" name="KSOTemplateDocerSaveRecord">
    <vt:lpwstr>eyJoZGlkIjoiNTdiNWQwNzg5YzhjMDAzM2U3OTk4ODkwNzE1YTQ5YWMiLCJ1c2VySWQiOiIxMTAyMDMyODg4In0=</vt:lpwstr>
  </property>
</Properties>
</file>